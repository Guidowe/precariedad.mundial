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ECF32" w14:textId="6B3E6F26" w:rsidR="009A1056" w:rsidRPr="00C85498" w:rsidRDefault="00AC6E98" w:rsidP="00703417">
      <w:pPr>
        <w:pStyle w:val="Ttulo1"/>
        <w:spacing w:before="0" w:after="120" w:line="240" w:lineRule="auto"/>
        <w:ind w:left="708" w:hanging="708"/>
        <w:jc w:val="right"/>
        <w:rPr>
          <w:rFonts w:ascii="Times New Roman" w:hAnsi="Times New Roman" w:cs="Times New Roman"/>
          <w:color w:val="auto"/>
          <w:sz w:val="36"/>
          <w:szCs w:val="36"/>
        </w:rPr>
      </w:pPr>
      <w:r>
        <w:rPr>
          <w:rFonts w:ascii="Times New Roman" w:hAnsi="Times New Roman" w:cs="Times New Roman"/>
          <w:color w:val="auto"/>
          <w:sz w:val="36"/>
          <w:szCs w:val="36"/>
        </w:rPr>
        <w:t xml:space="preserve">Las condiciones de </w:t>
      </w:r>
      <w:proofErr w:type="gramStart"/>
      <w:r>
        <w:rPr>
          <w:rFonts w:ascii="Times New Roman" w:hAnsi="Times New Roman" w:cs="Times New Roman"/>
          <w:color w:val="auto"/>
          <w:sz w:val="36"/>
          <w:szCs w:val="36"/>
        </w:rPr>
        <w:t>compra-venta</w:t>
      </w:r>
      <w:proofErr w:type="gramEnd"/>
      <w:r>
        <w:rPr>
          <w:rFonts w:ascii="Times New Roman" w:hAnsi="Times New Roman" w:cs="Times New Roman"/>
          <w:color w:val="auto"/>
          <w:sz w:val="36"/>
          <w:szCs w:val="36"/>
        </w:rPr>
        <w:t xml:space="preserve"> de la fuerza de trabajo en</w:t>
      </w:r>
      <w:r w:rsidR="00190A57" w:rsidRPr="00C85498">
        <w:rPr>
          <w:rFonts w:ascii="Times New Roman" w:hAnsi="Times New Roman" w:cs="Times New Roman"/>
          <w:color w:val="auto"/>
          <w:sz w:val="36"/>
          <w:szCs w:val="36"/>
        </w:rPr>
        <w:t xml:space="preserve"> Argentina </w:t>
      </w:r>
      <w:r>
        <w:rPr>
          <w:rFonts w:ascii="Times New Roman" w:hAnsi="Times New Roman" w:cs="Times New Roman"/>
          <w:color w:val="auto"/>
          <w:sz w:val="36"/>
          <w:szCs w:val="36"/>
        </w:rPr>
        <w:t>desde una</w:t>
      </w:r>
      <w:r w:rsidR="00190A57" w:rsidRPr="00C85498">
        <w:rPr>
          <w:rFonts w:ascii="Times New Roman" w:hAnsi="Times New Roman" w:cs="Times New Roman"/>
          <w:color w:val="auto"/>
          <w:sz w:val="36"/>
          <w:szCs w:val="36"/>
        </w:rPr>
        <w:t xml:space="preserve"> perspectiva comparada</w:t>
      </w:r>
      <w:commentRangeStart w:id="0"/>
      <w:commentRangeStart w:id="1"/>
      <w:r w:rsidR="00AA0855" w:rsidRPr="00C85498">
        <w:rPr>
          <w:rStyle w:val="Refdenotaalpie"/>
          <w:rFonts w:ascii="Times New Roman" w:hAnsi="Times New Roman" w:cs="Times New Roman"/>
          <w:color w:val="auto"/>
          <w:sz w:val="36"/>
          <w:szCs w:val="36"/>
        </w:rPr>
        <w:footnoteReference w:id="1"/>
      </w:r>
      <w:commentRangeEnd w:id="0"/>
      <w:r>
        <w:rPr>
          <w:rStyle w:val="Refdecomentario"/>
          <w:rFonts w:asciiTheme="minorHAnsi" w:eastAsiaTheme="minorHAnsi" w:hAnsiTheme="minorHAnsi" w:cstheme="minorBidi"/>
          <w:color w:val="auto"/>
        </w:rPr>
        <w:commentReference w:id="0"/>
      </w:r>
      <w:commentRangeEnd w:id="1"/>
      <w:r w:rsidR="008536F0">
        <w:rPr>
          <w:rStyle w:val="Refdecomentario"/>
          <w:rFonts w:asciiTheme="minorHAnsi" w:eastAsiaTheme="minorHAnsi" w:hAnsiTheme="minorHAnsi" w:cstheme="minorBidi"/>
          <w:color w:val="auto"/>
        </w:rPr>
        <w:commentReference w:id="1"/>
      </w:r>
    </w:p>
    <w:p w14:paraId="35E869EA" w14:textId="440C9FA4" w:rsidR="009A1056" w:rsidRPr="00C85498" w:rsidRDefault="00C26056" w:rsidP="00DA1286">
      <w:pPr>
        <w:spacing w:after="120" w:line="240" w:lineRule="auto"/>
        <w:jc w:val="right"/>
        <w:rPr>
          <w:rFonts w:ascii="Times New Roman" w:hAnsi="Times New Roman" w:cs="Times New Roman"/>
        </w:rPr>
      </w:pPr>
      <w:r w:rsidRPr="00C85498">
        <w:rPr>
          <w:rFonts w:ascii="Times New Roman" w:hAnsi="Times New Roman" w:cs="Times New Roman"/>
        </w:rPr>
        <w:t xml:space="preserve">Juan </w:t>
      </w:r>
      <w:r w:rsidR="005D5B09" w:rsidRPr="00C85498">
        <w:rPr>
          <w:rFonts w:ascii="Times New Roman" w:hAnsi="Times New Roman" w:cs="Times New Roman"/>
        </w:rPr>
        <w:t xml:space="preserve">M. </w:t>
      </w:r>
      <w:r w:rsidRPr="00C85498">
        <w:rPr>
          <w:rFonts w:ascii="Times New Roman" w:hAnsi="Times New Roman" w:cs="Times New Roman"/>
        </w:rPr>
        <w:t>Graña</w:t>
      </w:r>
      <w:r w:rsidR="009C213D" w:rsidRPr="00C85498">
        <w:rPr>
          <w:rStyle w:val="Refdenotaalpie"/>
          <w:rFonts w:ascii="Times New Roman" w:hAnsi="Times New Roman" w:cs="Times New Roman"/>
        </w:rPr>
        <w:footnoteReference w:id="2"/>
      </w:r>
      <w:r w:rsidR="00A471FF" w:rsidRPr="00C85498">
        <w:rPr>
          <w:rFonts w:ascii="Times New Roman" w:hAnsi="Times New Roman" w:cs="Times New Roman"/>
        </w:rPr>
        <w:t>, Facundo Lastra</w:t>
      </w:r>
      <w:r w:rsidR="00A471FF" w:rsidRPr="00C85498">
        <w:rPr>
          <w:rStyle w:val="Refdenotaalpie"/>
          <w:rFonts w:ascii="Times New Roman" w:hAnsi="Times New Roman" w:cs="Times New Roman"/>
        </w:rPr>
        <w:footnoteReference w:id="3"/>
      </w:r>
      <w:r w:rsidR="005D5B09" w:rsidRPr="00C85498">
        <w:rPr>
          <w:rFonts w:ascii="Times New Roman" w:hAnsi="Times New Roman" w:cs="Times New Roman"/>
        </w:rPr>
        <w:t xml:space="preserve"> y</w:t>
      </w:r>
      <w:r w:rsidRPr="00C85498">
        <w:rPr>
          <w:rFonts w:ascii="Times New Roman" w:hAnsi="Times New Roman" w:cs="Times New Roman"/>
        </w:rPr>
        <w:t xml:space="preserve"> Guido Weksler</w:t>
      </w:r>
      <w:r w:rsidR="009C213D" w:rsidRPr="00C85498">
        <w:rPr>
          <w:rStyle w:val="Refdenotaalpie"/>
          <w:rFonts w:ascii="Times New Roman" w:hAnsi="Times New Roman" w:cs="Times New Roman"/>
        </w:rPr>
        <w:footnoteReference w:id="4"/>
      </w:r>
    </w:p>
    <w:p w14:paraId="44F83BBF" w14:textId="77777777" w:rsidR="00D2224B" w:rsidRPr="00C85498" w:rsidRDefault="00D2224B" w:rsidP="00DA1286">
      <w:pPr>
        <w:spacing w:after="120" w:line="240" w:lineRule="auto"/>
        <w:jc w:val="both"/>
        <w:rPr>
          <w:rFonts w:ascii="Times New Roman" w:hAnsi="Times New Roman" w:cs="Times New Roman"/>
          <w:b/>
          <w:bCs/>
        </w:rPr>
      </w:pPr>
      <w:commentRangeStart w:id="2"/>
      <w:r w:rsidRPr="00C85498">
        <w:rPr>
          <w:rFonts w:ascii="Times New Roman" w:hAnsi="Times New Roman" w:cs="Times New Roman"/>
          <w:b/>
          <w:bCs/>
        </w:rPr>
        <w:t>Resumen</w:t>
      </w:r>
      <w:commentRangeEnd w:id="2"/>
      <w:r w:rsidR="004E22EC">
        <w:rPr>
          <w:rStyle w:val="Refdecomentario"/>
        </w:rPr>
        <w:commentReference w:id="2"/>
      </w:r>
    </w:p>
    <w:p w14:paraId="3DC7133C" w14:textId="4506CE9C" w:rsidR="00E6225B" w:rsidDel="004E22EC" w:rsidRDefault="00E6225B">
      <w:pPr>
        <w:spacing w:after="120" w:line="240" w:lineRule="auto"/>
        <w:ind w:firstLine="397"/>
        <w:jc w:val="both"/>
        <w:rPr>
          <w:del w:id="3" w:author="Facundo Lastra" w:date="2021-06-11T11:07:00Z"/>
          <w:rFonts w:ascii="Times New Roman" w:hAnsi="Times New Roman" w:cs="Times New Roman"/>
        </w:rPr>
      </w:pPr>
      <w:ins w:id="4" w:author="Facundo Lastra" w:date="2021-06-11T10:37:00Z">
        <w:r>
          <w:rPr>
            <w:rFonts w:ascii="Times New Roman" w:hAnsi="Times New Roman" w:cs="Times New Roman"/>
          </w:rPr>
          <w:t>El presente artículo tiene como objetivo estudiar</w:t>
        </w:r>
      </w:ins>
      <w:ins w:id="5" w:author="Facundo Lastra" w:date="2021-06-11T11:02:00Z">
        <w:r w:rsidR="001E21DE">
          <w:rPr>
            <w:rFonts w:ascii="Times New Roman" w:hAnsi="Times New Roman" w:cs="Times New Roman"/>
          </w:rPr>
          <w:t>,</w:t>
        </w:r>
      </w:ins>
      <w:ins w:id="6" w:author="Facundo Lastra" w:date="2021-06-11T10:37:00Z">
        <w:r>
          <w:rPr>
            <w:rFonts w:ascii="Times New Roman" w:hAnsi="Times New Roman" w:cs="Times New Roman"/>
          </w:rPr>
          <w:t xml:space="preserve"> desde una perspectiva comparada</w:t>
        </w:r>
      </w:ins>
      <w:ins w:id="7" w:author="Facundo Lastra" w:date="2021-06-11T11:02:00Z">
        <w:r w:rsidR="001E21DE">
          <w:rPr>
            <w:rFonts w:ascii="Times New Roman" w:hAnsi="Times New Roman" w:cs="Times New Roman"/>
          </w:rPr>
          <w:t>,</w:t>
        </w:r>
      </w:ins>
      <w:ins w:id="8" w:author="Facundo Lastra" w:date="2021-06-11T10:37:00Z">
        <w:r>
          <w:rPr>
            <w:rFonts w:ascii="Times New Roman" w:hAnsi="Times New Roman" w:cs="Times New Roman"/>
          </w:rPr>
          <w:t xml:space="preserve"> el vínculo existente</w:t>
        </w:r>
      </w:ins>
      <w:ins w:id="9" w:author="Facundo Lastra" w:date="2021-06-11T11:20:00Z">
        <w:r w:rsidR="00882FFE">
          <w:rPr>
            <w:rFonts w:ascii="Times New Roman" w:hAnsi="Times New Roman" w:cs="Times New Roman"/>
          </w:rPr>
          <w:t xml:space="preserve"> en Argentina</w:t>
        </w:r>
      </w:ins>
      <w:ins w:id="10" w:author="Facundo Lastra" w:date="2021-06-11T10:37:00Z">
        <w:r>
          <w:rPr>
            <w:rFonts w:ascii="Times New Roman" w:hAnsi="Times New Roman" w:cs="Times New Roman"/>
          </w:rPr>
          <w:t xml:space="preserve"> entre las </w:t>
        </w:r>
      </w:ins>
      <w:ins w:id="11" w:author="Facundo Lastra" w:date="2021-06-11T11:02:00Z">
        <w:r w:rsidR="001E21DE">
          <w:rPr>
            <w:rFonts w:ascii="Times New Roman" w:hAnsi="Times New Roman" w:cs="Times New Roman"/>
          </w:rPr>
          <w:t>distintas expresiones de la precariedad laboral, la calificación de los puestos d</w:t>
        </w:r>
      </w:ins>
      <w:ins w:id="12" w:author="Facundo Lastra" w:date="2021-06-11T11:03:00Z">
        <w:r w:rsidR="001E21DE">
          <w:rPr>
            <w:rFonts w:ascii="Times New Roman" w:hAnsi="Times New Roman" w:cs="Times New Roman"/>
          </w:rPr>
          <w:t xml:space="preserve">e trabajo y el tamaño de las unidades productivas. </w:t>
        </w:r>
      </w:ins>
    </w:p>
    <w:p w14:paraId="0218FAAA" w14:textId="6938B628" w:rsidR="00D2224B" w:rsidRPr="00C85498" w:rsidDel="004E22EC" w:rsidRDefault="00D2224B">
      <w:pPr>
        <w:spacing w:after="120" w:line="240" w:lineRule="auto"/>
        <w:ind w:firstLine="397"/>
        <w:jc w:val="both"/>
        <w:rPr>
          <w:del w:id="13" w:author="Facundo Lastra" w:date="2021-06-11T11:07:00Z"/>
          <w:rFonts w:ascii="Times New Roman" w:hAnsi="Times New Roman" w:cs="Times New Roman"/>
        </w:rPr>
      </w:pPr>
      <w:del w:id="14" w:author="Facundo Lastra" w:date="2021-06-11T11:07:00Z">
        <w:r w:rsidRPr="00C85498" w:rsidDel="004E22EC">
          <w:rPr>
            <w:rFonts w:ascii="Times New Roman" w:hAnsi="Times New Roman" w:cs="Times New Roman"/>
          </w:rPr>
          <w:delText xml:space="preserve">El mercado de trabajo argentino ha sufrido un sostenido deterioro desde la década del 1970. En ese marco, y adoptando diferentes criterios, se realizaron diversos aportes demostrando el carácter estructural de la diferenciación en las condiciones de empleo. En el trasfondo de estos estudios se encuentra una distinción, a veces implícita, entre los empleos de ‘buena’ y de ‘mala’ calidad, que resulta crucial para entender los fundamentos de la diferenciación del mercado laboral. </w:delText>
        </w:r>
      </w:del>
    </w:p>
    <w:p w14:paraId="0FCC769A" w14:textId="033856F3" w:rsidR="00882FFE" w:rsidRDefault="00D2224B" w:rsidP="004E22EC">
      <w:pPr>
        <w:spacing w:after="120" w:line="240" w:lineRule="auto"/>
        <w:ind w:firstLine="397"/>
        <w:jc w:val="both"/>
        <w:rPr>
          <w:ins w:id="15" w:author="Facundo Lastra" w:date="2021-06-11T11:20:00Z"/>
          <w:rFonts w:ascii="Times New Roman" w:hAnsi="Times New Roman" w:cs="Times New Roman"/>
        </w:rPr>
      </w:pPr>
      <w:del w:id="16" w:author="Facundo Lastra" w:date="2021-06-11T11:07:00Z">
        <w:r w:rsidRPr="00C85498" w:rsidDel="004E22EC">
          <w:rPr>
            <w:rFonts w:ascii="Times New Roman" w:hAnsi="Times New Roman" w:cs="Times New Roman"/>
          </w:rPr>
          <w:delText>En este artículo n</w:delText>
        </w:r>
      </w:del>
      <w:del w:id="17" w:author="Facundo Lastra" w:date="2021-06-11T11:08:00Z">
        <w:r w:rsidRPr="00C85498" w:rsidDel="004E22EC">
          <w:rPr>
            <w:rFonts w:ascii="Times New Roman" w:hAnsi="Times New Roman" w:cs="Times New Roman"/>
          </w:rPr>
          <w:delText xml:space="preserve">os concentramos en analizar la calidad de las inserciones laborales a partir del estudio de las determinaciones de la compraventa de la fuerza de trabajo a nivel mundial. </w:delText>
        </w:r>
      </w:del>
      <w:r w:rsidRPr="00C85498">
        <w:rPr>
          <w:rFonts w:ascii="Times New Roman" w:hAnsi="Times New Roman" w:cs="Times New Roman"/>
        </w:rPr>
        <w:t>Para ello, analizamos el caso argentino en comparación con Estados Unidos y una selección de 10 países europeos que representan los distintos grados de desarrollo nacional existentes en ese continente (Alemania, Bulgaria, Dinamarca, España, Francia, Grecia, Italia, Portugal, Reino Unido y Rumania). Basándonos en datos provenientes de encuestas de hogares</w:t>
      </w:r>
      <w:ins w:id="18" w:author="Facundo Lastra" w:date="2021-06-11T11:20:00Z">
        <w:r w:rsidR="00882FFE">
          <w:rPr>
            <w:rFonts w:ascii="Times New Roman" w:hAnsi="Times New Roman" w:cs="Times New Roman"/>
          </w:rPr>
          <w:t xml:space="preserve"> para el año 2018</w:t>
        </w:r>
      </w:ins>
      <w:r w:rsidRPr="00C85498">
        <w:rPr>
          <w:rFonts w:ascii="Times New Roman" w:hAnsi="Times New Roman" w:cs="Times New Roman"/>
        </w:rPr>
        <w:t xml:space="preserve">, analizamos las características de la inserción laboral de 9 perfiles ocupacionales vinculados al nivel de calificación del puesto y el tamaño del establecimiento. </w:t>
      </w:r>
      <w:commentRangeStart w:id="19"/>
      <w:r w:rsidRPr="00C85498">
        <w:rPr>
          <w:rFonts w:ascii="Times New Roman" w:hAnsi="Times New Roman" w:cs="Times New Roman"/>
        </w:rPr>
        <w:t xml:space="preserve">El estudio </w:t>
      </w:r>
      <w:ins w:id="20" w:author="Facundo Lastra" w:date="2021-06-11T11:20:00Z">
        <w:r w:rsidR="00882FFE">
          <w:rPr>
            <w:rFonts w:ascii="Times New Roman" w:hAnsi="Times New Roman" w:cs="Times New Roman"/>
          </w:rPr>
          <w:t xml:space="preserve">aporta evidencias sobre la magnitud del deterioro de las condiciones laborales </w:t>
        </w:r>
      </w:ins>
      <w:ins w:id="21" w:author="Facundo Lastra" w:date="2021-06-11T11:21:00Z">
        <w:r w:rsidR="00882FFE">
          <w:rPr>
            <w:rFonts w:ascii="Times New Roman" w:hAnsi="Times New Roman" w:cs="Times New Roman"/>
          </w:rPr>
          <w:t>del mercado de trabajo argentino en perspectiva mundial.</w:t>
        </w:r>
      </w:ins>
      <w:ins w:id="22" w:author="Facundo Lastra" w:date="2021-06-11T11:22:00Z">
        <w:r w:rsidR="00882FFE">
          <w:rPr>
            <w:rFonts w:ascii="Times New Roman" w:hAnsi="Times New Roman" w:cs="Times New Roman"/>
          </w:rPr>
          <w:t xml:space="preserve"> </w:t>
        </w:r>
        <w:r w:rsidR="00882FFE" w:rsidRPr="00C85498">
          <w:rPr>
            <w:rFonts w:ascii="Times New Roman" w:hAnsi="Times New Roman" w:cs="Times New Roman"/>
          </w:rPr>
          <w:t xml:space="preserve">En Argentina se verifica </w:t>
        </w:r>
        <w:del w:id="23" w:author="Guido Weksler" w:date="2021-06-11T15:46:00Z">
          <w:r w:rsidR="00882FFE" w:rsidRPr="00C85498" w:rsidDel="004036E7">
            <w:rPr>
              <w:rFonts w:ascii="Times New Roman" w:hAnsi="Times New Roman" w:cs="Times New Roman"/>
            </w:rPr>
            <w:delText>la</w:delText>
          </w:r>
        </w:del>
      </w:ins>
      <w:ins w:id="24" w:author="Guido Weksler" w:date="2021-06-11T15:46:00Z">
        <w:r w:rsidR="004036E7">
          <w:rPr>
            <w:rFonts w:ascii="Times New Roman" w:hAnsi="Times New Roman" w:cs="Times New Roman"/>
          </w:rPr>
          <w:t>una</w:t>
        </w:r>
      </w:ins>
      <w:ins w:id="25" w:author="Facundo Lastra" w:date="2021-06-11T11:22:00Z">
        <w:r w:rsidR="00882FFE" w:rsidRPr="00C85498">
          <w:rPr>
            <w:rFonts w:ascii="Times New Roman" w:hAnsi="Times New Roman" w:cs="Times New Roman"/>
          </w:rPr>
          <w:t xml:space="preserve"> estratificación de los </w:t>
        </w:r>
        <w:commentRangeStart w:id="26"/>
        <w:r w:rsidR="00882FFE" w:rsidRPr="00C85498">
          <w:rPr>
            <w:rFonts w:ascii="Times New Roman" w:hAnsi="Times New Roman" w:cs="Times New Roman"/>
          </w:rPr>
          <w:t xml:space="preserve">salarios </w:t>
        </w:r>
      </w:ins>
      <w:commentRangeEnd w:id="26"/>
      <w:r w:rsidR="00DC0BDB">
        <w:rPr>
          <w:rStyle w:val="Refdecomentario"/>
        </w:rPr>
        <w:commentReference w:id="26"/>
      </w:r>
      <w:ins w:id="27" w:author="Facundo Lastra" w:date="2021-06-11T11:22:00Z">
        <w:r w:rsidR="00882FFE" w:rsidRPr="00C85498">
          <w:rPr>
            <w:rFonts w:ascii="Times New Roman" w:hAnsi="Times New Roman" w:cs="Times New Roman"/>
          </w:rPr>
          <w:t xml:space="preserve">en torno a los niveles de calificación y el tamaño de los establecimientos, aunque las brechas de ingresos tienen lugar a un </w:t>
        </w:r>
        <w:commentRangeStart w:id="28"/>
        <w:r w:rsidR="00882FFE" w:rsidRPr="00C85498">
          <w:rPr>
            <w:rFonts w:ascii="Times New Roman" w:hAnsi="Times New Roman" w:cs="Times New Roman"/>
          </w:rPr>
          <w:t>nivel absoluto mucho más bajo de</w:t>
        </w:r>
      </w:ins>
      <w:ins w:id="29" w:author="Facundo Lastra" w:date="2021-06-11T11:23:00Z">
        <w:r w:rsidR="00882FFE">
          <w:rPr>
            <w:rFonts w:ascii="Times New Roman" w:hAnsi="Times New Roman" w:cs="Times New Roman"/>
          </w:rPr>
          <w:t xml:space="preserve"> los</w:t>
        </w:r>
      </w:ins>
      <w:ins w:id="30" w:author="Facundo Lastra" w:date="2021-06-11T11:22:00Z">
        <w:r w:rsidR="00882FFE" w:rsidRPr="00C85498">
          <w:rPr>
            <w:rFonts w:ascii="Times New Roman" w:hAnsi="Times New Roman" w:cs="Times New Roman"/>
          </w:rPr>
          <w:t xml:space="preserve"> salarios promedio</w:t>
        </w:r>
        <w:commentRangeEnd w:id="28"/>
        <w:r w:rsidR="00882FFE">
          <w:rPr>
            <w:rStyle w:val="Refdecomentario"/>
          </w:rPr>
          <w:commentReference w:id="28"/>
        </w:r>
        <w:r w:rsidR="00882FFE" w:rsidRPr="00C85498">
          <w:rPr>
            <w:rFonts w:ascii="Times New Roman" w:hAnsi="Times New Roman" w:cs="Times New Roman"/>
          </w:rPr>
          <w:t>, en comparación a los países de mayor desarrollo productivo.</w:t>
        </w:r>
      </w:ins>
      <w:commentRangeEnd w:id="19"/>
      <w:r w:rsidR="004036E7">
        <w:rPr>
          <w:rStyle w:val="Refdecomentario"/>
        </w:rPr>
        <w:commentReference w:id="19"/>
      </w:r>
    </w:p>
    <w:p w14:paraId="1354EAEE" w14:textId="3BB92432" w:rsidR="00D2224B" w:rsidRPr="00C85498" w:rsidDel="00882FFE" w:rsidRDefault="00D2224B" w:rsidP="004E22EC">
      <w:pPr>
        <w:spacing w:after="120" w:line="240" w:lineRule="auto"/>
        <w:ind w:firstLine="397"/>
        <w:jc w:val="both"/>
        <w:rPr>
          <w:del w:id="31" w:author="Facundo Lastra" w:date="2021-06-11T11:21:00Z"/>
          <w:rFonts w:ascii="Times New Roman" w:hAnsi="Times New Roman" w:cs="Times New Roman"/>
        </w:rPr>
      </w:pPr>
      <w:del w:id="32" w:author="Facundo Lastra" w:date="2021-06-11T11:21:00Z">
        <w:r w:rsidRPr="00C85498" w:rsidDel="00882FFE">
          <w:rPr>
            <w:rFonts w:ascii="Times New Roman" w:hAnsi="Times New Roman" w:cs="Times New Roman"/>
          </w:rPr>
          <w:delText>encuentra que los niveles de productividad relativa de los países guardan una relación estrecha con el salario promedio relativo y con la composición interna del mercado del trabajo en torno a los 9 perfiles.</w:delText>
        </w:r>
      </w:del>
    </w:p>
    <w:p w14:paraId="426D70AA" w14:textId="612E6E96" w:rsidR="00ED0A65" w:rsidRPr="00C85498" w:rsidRDefault="00ED0A65" w:rsidP="00DA1286">
      <w:pPr>
        <w:spacing w:after="120" w:line="240" w:lineRule="auto"/>
        <w:jc w:val="both"/>
        <w:rPr>
          <w:rFonts w:ascii="Times New Roman" w:hAnsi="Times New Roman" w:cs="Times New Roman"/>
        </w:rPr>
      </w:pPr>
      <w:r w:rsidRPr="00C85498">
        <w:rPr>
          <w:rFonts w:ascii="Times New Roman" w:hAnsi="Times New Roman" w:cs="Times New Roman"/>
          <w:b/>
          <w:bCs/>
        </w:rPr>
        <w:t>Palabras clave:</w:t>
      </w:r>
      <w:r w:rsidRPr="00C85498">
        <w:rPr>
          <w:rFonts w:ascii="Times New Roman" w:hAnsi="Times New Roman" w:cs="Times New Roman"/>
        </w:rPr>
        <w:t xml:space="preserve"> Precariedad – Argentina – Comparación Internacional – Mercado de Trabajo</w:t>
      </w:r>
    </w:p>
    <w:p w14:paraId="21B4D1F8" w14:textId="77777777" w:rsidR="00B0712D" w:rsidRPr="00B0712D" w:rsidRDefault="00B0712D" w:rsidP="00DA1286">
      <w:pPr>
        <w:spacing w:after="120" w:line="240" w:lineRule="auto"/>
        <w:jc w:val="both"/>
        <w:rPr>
          <w:rFonts w:ascii="Times New Roman" w:hAnsi="Times New Roman" w:cs="Times New Roman"/>
          <w:b/>
          <w:bCs/>
          <w:sz w:val="24"/>
          <w:szCs w:val="24"/>
        </w:rPr>
      </w:pPr>
    </w:p>
    <w:p w14:paraId="532A5772" w14:textId="6D79C961" w:rsidR="00ED0A65" w:rsidRPr="00C85498" w:rsidRDefault="00ED0A65" w:rsidP="00DA1286">
      <w:pPr>
        <w:spacing w:after="120" w:line="240" w:lineRule="auto"/>
        <w:jc w:val="both"/>
        <w:rPr>
          <w:rFonts w:ascii="Times New Roman" w:hAnsi="Times New Roman" w:cs="Times New Roman"/>
          <w:b/>
          <w:bCs/>
          <w:sz w:val="24"/>
          <w:szCs w:val="24"/>
          <w:lang w:val="en-GB"/>
        </w:rPr>
      </w:pPr>
      <w:r w:rsidRPr="00C85498">
        <w:rPr>
          <w:rFonts w:ascii="Times New Roman" w:hAnsi="Times New Roman" w:cs="Times New Roman"/>
          <w:b/>
          <w:bCs/>
          <w:sz w:val="24"/>
          <w:szCs w:val="24"/>
          <w:lang w:val="en-GB"/>
        </w:rPr>
        <w:t>Towards a global approach on labour precarity: Argentina in a comparative perspective</w:t>
      </w:r>
    </w:p>
    <w:p w14:paraId="213A3D9E" w14:textId="77777777" w:rsidR="00D2224B" w:rsidRPr="00C85498" w:rsidRDefault="00D2224B" w:rsidP="00DA1286">
      <w:pPr>
        <w:spacing w:after="120" w:line="240" w:lineRule="auto"/>
        <w:jc w:val="both"/>
        <w:rPr>
          <w:rFonts w:ascii="Times New Roman" w:hAnsi="Times New Roman" w:cs="Times New Roman"/>
          <w:b/>
          <w:bCs/>
          <w:lang w:val="en-GB"/>
        </w:rPr>
      </w:pPr>
      <w:r w:rsidRPr="00E6225B">
        <w:rPr>
          <w:rFonts w:ascii="Times New Roman" w:hAnsi="Times New Roman" w:cs="Times New Roman"/>
          <w:b/>
          <w:bCs/>
          <w:highlight w:val="yellow"/>
          <w:lang w:val="en-GB"/>
        </w:rPr>
        <w:t>Abstract</w:t>
      </w:r>
    </w:p>
    <w:p w14:paraId="525AA91E" w14:textId="40F123DD" w:rsidR="00D2224B" w:rsidRPr="00C85498" w:rsidRDefault="00D2224B" w:rsidP="004467DB">
      <w:pPr>
        <w:spacing w:after="120" w:line="240" w:lineRule="auto"/>
        <w:ind w:firstLine="397"/>
        <w:jc w:val="both"/>
        <w:rPr>
          <w:rFonts w:ascii="Times New Roman" w:hAnsi="Times New Roman" w:cs="Times New Roman"/>
          <w:lang w:val="en-GB"/>
        </w:rPr>
      </w:pPr>
      <w:r w:rsidRPr="00C85498">
        <w:rPr>
          <w:rFonts w:ascii="Times New Roman" w:hAnsi="Times New Roman" w:cs="Times New Roman"/>
          <w:lang w:val="en-GB"/>
        </w:rPr>
        <w:lastRenderedPageBreak/>
        <w:t>The employment conditions in the Argentinean labour-market continuously deteriorated since the 1970s onwards. Several contributions have demonstrated the structural nature of such deterioration, by analysing the differentiation in the employment conditions of the working class. At the heart of these studies lays an underlying distinction between 'good' and 'bad' quality jobs, which is crucial to understand the foundations of labour-market differentiation.</w:t>
      </w:r>
    </w:p>
    <w:p w14:paraId="7B16D21D" w14:textId="34D49D64" w:rsidR="00D2224B" w:rsidRPr="00C85498" w:rsidRDefault="00D2224B" w:rsidP="004467DB">
      <w:pPr>
        <w:spacing w:after="120" w:line="240" w:lineRule="auto"/>
        <w:ind w:firstLine="397"/>
        <w:jc w:val="both"/>
        <w:rPr>
          <w:rFonts w:ascii="Times New Roman" w:hAnsi="Times New Roman" w:cs="Times New Roman"/>
          <w:lang w:val="en-GB"/>
        </w:rPr>
      </w:pPr>
      <w:r w:rsidRPr="00C85498">
        <w:rPr>
          <w:rFonts w:ascii="Times New Roman" w:hAnsi="Times New Roman" w:cs="Times New Roman"/>
          <w:lang w:val="en-GB"/>
        </w:rPr>
        <w:t>The aim of this paper is at studying the quality of employment in Argentina from a global perspective. With this purpose, we analyse the Argentinean labour-market in comparison to the USA and to a selection of 10 European countries representing the different degrees of national development existing in that continent (Germany, Bulgaria, Denmark, Spain, France, Greece, Italy, Portugal, United Kingdom and Romania). Based on data from household surveys, we analyse 9 occupational profiles defined by the complexity level and the size of the firm. The main finding is that the productivity levels of national economies are closely related to the average salary and the structure of labour-market.</w:t>
      </w:r>
    </w:p>
    <w:p w14:paraId="6DE793C0" w14:textId="36BCEAD7" w:rsidR="00ED0A65" w:rsidRPr="00C85498" w:rsidRDefault="00ED0A65" w:rsidP="00DA1286">
      <w:pPr>
        <w:spacing w:after="120" w:line="240" w:lineRule="auto"/>
        <w:jc w:val="both"/>
        <w:rPr>
          <w:rFonts w:ascii="Times New Roman" w:hAnsi="Times New Roman" w:cs="Times New Roman"/>
          <w:lang w:val="en-GB"/>
        </w:rPr>
      </w:pPr>
      <w:proofErr w:type="gramStart"/>
      <w:r w:rsidRPr="00C85498">
        <w:rPr>
          <w:rFonts w:ascii="Times New Roman" w:hAnsi="Times New Roman" w:cs="Times New Roman"/>
          <w:b/>
          <w:bCs/>
          <w:lang w:val="en-GB"/>
        </w:rPr>
        <w:t>Key-words</w:t>
      </w:r>
      <w:proofErr w:type="gramEnd"/>
      <w:r w:rsidRPr="00C85498">
        <w:rPr>
          <w:rFonts w:ascii="Times New Roman" w:hAnsi="Times New Roman" w:cs="Times New Roman"/>
          <w:b/>
          <w:bCs/>
          <w:lang w:val="en-GB"/>
        </w:rPr>
        <w:t xml:space="preserve">: </w:t>
      </w:r>
      <w:r w:rsidRPr="00C85498">
        <w:rPr>
          <w:rFonts w:ascii="Times New Roman" w:hAnsi="Times New Roman" w:cs="Times New Roman"/>
          <w:lang w:val="en-GB"/>
        </w:rPr>
        <w:t>Precarity – Argentina – International Comparison – Labour-market</w:t>
      </w:r>
    </w:p>
    <w:p w14:paraId="3587AA28" w14:textId="15FC7996" w:rsidR="00D2224B" w:rsidRPr="00C85498" w:rsidRDefault="00ED0A65" w:rsidP="00DA1286">
      <w:pPr>
        <w:spacing w:after="120" w:line="240" w:lineRule="auto"/>
        <w:jc w:val="both"/>
        <w:rPr>
          <w:rFonts w:ascii="Times New Roman" w:hAnsi="Times New Roman" w:cs="Times New Roman"/>
          <w:b/>
          <w:bCs/>
          <w:sz w:val="24"/>
          <w:szCs w:val="24"/>
          <w:lang w:val="pt-BR"/>
        </w:rPr>
      </w:pPr>
      <w:r w:rsidRPr="00C85498">
        <w:rPr>
          <w:rFonts w:ascii="Times New Roman" w:hAnsi="Times New Roman" w:cs="Times New Roman"/>
          <w:b/>
          <w:bCs/>
          <w:sz w:val="24"/>
          <w:szCs w:val="24"/>
          <w:lang w:val="pt-BR"/>
        </w:rPr>
        <w:t>Rumo a uma abordagem global da precariedade do trabalho: Argentina em uma perspectiva comparativa</w:t>
      </w:r>
    </w:p>
    <w:p w14:paraId="309791AE" w14:textId="77777777" w:rsidR="00D2224B" w:rsidRPr="00C85498" w:rsidRDefault="00D2224B" w:rsidP="00DA1286">
      <w:pPr>
        <w:spacing w:after="120" w:line="240" w:lineRule="auto"/>
        <w:jc w:val="both"/>
        <w:rPr>
          <w:rFonts w:ascii="Times New Roman" w:hAnsi="Times New Roman" w:cs="Times New Roman"/>
          <w:b/>
          <w:bCs/>
          <w:lang w:val="pt-BR"/>
        </w:rPr>
      </w:pPr>
      <w:r w:rsidRPr="00E6225B">
        <w:rPr>
          <w:rFonts w:ascii="Times New Roman" w:hAnsi="Times New Roman" w:cs="Times New Roman"/>
          <w:b/>
          <w:bCs/>
          <w:highlight w:val="yellow"/>
          <w:lang w:val="pt-BR"/>
        </w:rPr>
        <w:t>Resumo</w:t>
      </w:r>
    </w:p>
    <w:p w14:paraId="41BC8F30" w14:textId="605D9CE4" w:rsidR="00D2224B" w:rsidRPr="00C85498" w:rsidRDefault="00D2224B" w:rsidP="004467DB">
      <w:pPr>
        <w:spacing w:after="120" w:line="240" w:lineRule="auto"/>
        <w:ind w:firstLine="397"/>
        <w:jc w:val="both"/>
        <w:rPr>
          <w:rFonts w:ascii="Times New Roman" w:hAnsi="Times New Roman" w:cs="Times New Roman"/>
          <w:lang w:val="pt-BR"/>
        </w:rPr>
      </w:pPr>
      <w:r w:rsidRPr="00C85498">
        <w:rPr>
          <w:rFonts w:ascii="Times New Roman" w:hAnsi="Times New Roman" w:cs="Times New Roman"/>
          <w:lang w:val="pt-BR"/>
        </w:rPr>
        <w:t xml:space="preserve">O mercado de trabalho argentino vem sofrendo uma deterioração constante desde a década de 1970. Nesse quadro, e adotando diversos critérios, diversas contribuições demonstraram o caráter estrutural da diferenciação nas condições de emprego. </w:t>
      </w:r>
      <w:r w:rsidR="002A42E0">
        <w:rPr>
          <w:rFonts w:ascii="Times New Roman" w:hAnsi="Times New Roman" w:cs="Times New Roman"/>
          <w:lang w:val="pt-BR"/>
        </w:rPr>
        <w:t>Em esses</w:t>
      </w:r>
      <w:r w:rsidRPr="00C85498">
        <w:rPr>
          <w:rFonts w:ascii="Times New Roman" w:hAnsi="Times New Roman" w:cs="Times New Roman"/>
          <w:lang w:val="pt-BR"/>
        </w:rPr>
        <w:t xml:space="preserve"> estudos </w:t>
      </w:r>
      <w:r w:rsidR="002A42E0">
        <w:rPr>
          <w:rFonts w:ascii="Times New Roman" w:hAnsi="Times New Roman" w:cs="Times New Roman"/>
          <w:lang w:val="pt-BR"/>
        </w:rPr>
        <w:t>existe</w:t>
      </w:r>
      <w:r w:rsidRPr="00C85498">
        <w:rPr>
          <w:rFonts w:ascii="Times New Roman" w:hAnsi="Times New Roman" w:cs="Times New Roman"/>
          <w:lang w:val="pt-BR"/>
        </w:rPr>
        <w:t xml:space="preserve"> uma distinção, às vezes implícita, entre empregos de qualidade “boa” e “ruim”, que é crucial para compreender os fundamentos da diferenciação do mercado de trabalho.</w:t>
      </w:r>
    </w:p>
    <w:p w14:paraId="79CDE925" w14:textId="1462D4ED" w:rsidR="00D2224B" w:rsidRPr="00C85498" w:rsidRDefault="00D2224B" w:rsidP="004467DB">
      <w:pPr>
        <w:spacing w:after="120" w:line="240" w:lineRule="auto"/>
        <w:ind w:firstLine="397"/>
        <w:jc w:val="both"/>
        <w:rPr>
          <w:rFonts w:ascii="Times New Roman" w:hAnsi="Times New Roman" w:cs="Times New Roman"/>
          <w:lang w:val="pt-BR"/>
        </w:rPr>
      </w:pPr>
      <w:r w:rsidRPr="00C85498">
        <w:rPr>
          <w:rFonts w:ascii="Times New Roman" w:hAnsi="Times New Roman" w:cs="Times New Roman"/>
          <w:lang w:val="pt-BR"/>
        </w:rPr>
        <w:t xml:space="preserve">Neste artigo, nos concentramos em analisar a qualidade da inserção no mercado de trabalho a partir do estudo das determinações da venda da força de trabalho no mundo. Para isso, analisamos o caso argentino em comparação com os Estados Unidos e uma seleção de 10 países europeus que representam os diferentes graus de desenvolvimento nacional existentes naquele continente (Alemanha, Bulgária, Dinamarca, Espanha, França, Grécia, Itália, Portugal, Reino Unido e Romênia). Com base em dados de pesquisas de </w:t>
      </w:r>
      <w:proofErr w:type="gramStart"/>
      <w:r w:rsidRPr="00C85498">
        <w:rPr>
          <w:rFonts w:ascii="Times New Roman" w:hAnsi="Times New Roman" w:cs="Times New Roman"/>
          <w:lang w:val="pt-BR"/>
        </w:rPr>
        <w:t>domicilio</w:t>
      </w:r>
      <w:proofErr w:type="gramEnd"/>
      <w:r w:rsidRPr="00C85498">
        <w:rPr>
          <w:rFonts w:ascii="Times New Roman" w:hAnsi="Times New Roman" w:cs="Times New Roman"/>
          <w:lang w:val="pt-BR"/>
        </w:rPr>
        <w:t>, analisamos as características de inserção laboral de 9 perfis ocupacionais vinculados ao nível de qualificação do cargo e ao porte do estabelecimento. O artigo constata que os níveis de produtividade relativa dos países estão intimamente relacionados com o salário médio relativo e com a composição interna do mercado de trabalho em torno dos 9 perfis.</w:t>
      </w:r>
    </w:p>
    <w:p w14:paraId="00EB013E" w14:textId="77777777" w:rsidR="00F3617A" w:rsidRDefault="00ED0A65" w:rsidP="00DA1286">
      <w:pPr>
        <w:spacing w:after="120" w:line="240" w:lineRule="auto"/>
        <w:jc w:val="both"/>
        <w:rPr>
          <w:rFonts w:ascii="Times New Roman" w:hAnsi="Times New Roman" w:cs="Times New Roman"/>
          <w:b/>
          <w:bCs/>
          <w:lang w:val="pt-BR"/>
        </w:rPr>
      </w:pPr>
      <w:r w:rsidRPr="00C85498">
        <w:rPr>
          <w:rFonts w:ascii="Times New Roman" w:hAnsi="Times New Roman" w:cs="Times New Roman"/>
          <w:b/>
          <w:bCs/>
          <w:lang w:val="pt-BR"/>
        </w:rPr>
        <w:t>Palavras-chave: Precariedade - Argentina - Comparação Internacional - Mercado de Trabalho</w:t>
      </w:r>
    </w:p>
    <w:p w14:paraId="29EB441C" w14:textId="77777777" w:rsidR="00F3617A" w:rsidRDefault="00F3617A" w:rsidP="00DA1286">
      <w:pPr>
        <w:spacing w:after="120" w:line="240" w:lineRule="auto"/>
        <w:jc w:val="both"/>
        <w:rPr>
          <w:rFonts w:ascii="Times New Roman" w:hAnsi="Times New Roman" w:cs="Times New Roman"/>
          <w:b/>
          <w:bCs/>
          <w:lang w:val="pt-BR"/>
        </w:rPr>
      </w:pPr>
    </w:p>
    <w:p w14:paraId="23F74A95" w14:textId="77777777" w:rsidR="00AC774C" w:rsidRPr="002A42E0" w:rsidRDefault="00AC774C" w:rsidP="004031A6">
      <w:pPr>
        <w:spacing w:after="120" w:line="240" w:lineRule="auto"/>
        <w:jc w:val="both"/>
        <w:rPr>
          <w:rFonts w:ascii="Times New Roman" w:hAnsi="Times New Roman" w:cs="Times New Roman"/>
          <w:bCs/>
        </w:rPr>
      </w:pPr>
      <w:r w:rsidRPr="002A42E0">
        <w:rPr>
          <w:rFonts w:ascii="Times New Roman" w:hAnsi="Times New Roman" w:cs="Times New Roman"/>
          <w:b/>
          <w:bCs/>
        </w:rPr>
        <w:t>SUMARIO:</w:t>
      </w:r>
      <w:r w:rsidRPr="002A42E0">
        <w:rPr>
          <w:rFonts w:ascii="Times New Roman" w:hAnsi="Times New Roman" w:cs="Times New Roman"/>
          <w:bCs/>
        </w:rPr>
        <w:t xml:space="preserve"> </w:t>
      </w:r>
    </w:p>
    <w:p w14:paraId="25F8C5E4" w14:textId="30116134" w:rsidR="004031A6" w:rsidRPr="002A42E0" w:rsidRDefault="00F3617A" w:rsidP="00AC774C">
      <w:pPr>
        <w:spacing w:after="120" w:line="240" w:lineRule="auto"/>
        <w:jc w:val="both"/>
        <w:rPr>
          <w:rFonts w:ascii="Times New Roman" w:hAnsi="Times New Roman" w:cs="Times New Roman"/>
          <w:bCs/>
        </w:rPr>
      </w:pPr>
      <w:r w:rsidRPr="002A42E0">
        <w:rPr>
          <w:rFonts w:ascii="Times New Roman" w:hAnsi="Times New Roman" w:cs="Times New Roman"/>
          <w:bCs/>
        </w:rPr>
        <w:t>1. Introducción</w:t>
      </w:r>
      <w:r w:rsidR="004031A6" w:rsidRPr="002A42E0">
        <w:rPr>
          <w:rFonts w:ascii="Times New Roman" w:hAnsi="Times New Roman" w:cs="Times New Roman"/>
          <w:bCs/>
        </w:rPr>
        <w:t>.</w:t>
      </w:r>
      <w:r w:rsidRPr="002A42E0">
        <w:rPr>
          <w:rFonts w:ascii="Times New Roman" w:hAnsi="Times New Roman" w:cs="Times New Roman"/>
          <w:bCs/>
        </w:rPr>
        <w:t xml:space="preserve"> </w:t>
      </w:r>
      <w:r w:rsidR="004031A6" w:rsidRPr="002A42E0">
        <w:rPr>
          <w:rFonts w:ascii="Times New Roman" w:hAnsi="Times New Roman" w:cs="Times New Roman"/>
          <w:bCs/>
        </w:rPr>
        <w:t xml:space="preserve">2. Marco teórico y propuesta de análisis. </w:t>
      </w:r>
      <w:r w:rsidRPr="002A42E0">
        <w:rPr>
          <w:rFonts w:ascii="Times New Roman" w:hAnsi="Times New Roman" w:cs="Times New Roman"/>
          <w:bCs/>
        </w:rPr>
        <w:t>2.1.</w:t>
      </w:r>
      <w:r w:rsidR="004031A6" w:rsidRPr="002A42E0">
        <w:rPr>
          <w:rFonts w:ascii="Times New Roman" w:hAnsi="Times New Roman" w:cs="Times New Roman"/>
          <w:bCs/>
        </w:rPr>
        <w:t xml:space="preserve"> </w:t>
      </w:r>
      <w:r w:rsidRPr="002A42E0">
        <w:rPr>
          <w:rFonts w:ascii="Times New Roman" w:hAnsi="Times New Roman" w:cs="Times New Roman"/>
          <w:bCs/>
        </w:rPr>
        <w:t>El valor de la fuerza de trabajo y la calidad del empleo</w:t>
      </w:r>
      <w:r w:rsidR="004031A6" w:rsidRPr="002A42E0">
        <w:rPr>
          <w:rFonts w:ascii="Times New Roman" w:hAnsi="Times New Roman" w:cs="Times New Roman"/>
          <w:bCs/>
        </w:rPr>
        <w:t>. 2.2. La diferenciación entre la fuerza de trabajo simple, la compleja y la sobrepoblación. 2.3. La diferenciación del capital según su escala y según las especificidades nacionales. 2.4. Hacia una estrategia empírica para un estudio mundial de la precariedad laboral. 3. Rasgos generales de la precariedad. 3.1. Coordenadas generales de las condiciones de empleo. 3.2. Relevancia de los perfiles por país. 3.3. Precariedad e ingresos por perfiles ocupacionales. 3.3.1. Presión de la desocupación sobre cada calificación. 3.3.2. Indicadores de calidad del empleo. 3.3.3. Ingresos promedio por perfil. 4. Conclusiones. Referencias. 5. Anexo. 5.1. Ampliación de la construcción de la información. 5.2. Anexo 2.</w:t>
      </w:r>
    </w:p>
    <w:p w14:paraId="25CADD3C" w14:textId="77777777" w:rsidR="00AC774C" w:rsidRPr="00AC774C" w:rsidRDefault="00AC774C" w:rsidP="00AC774C">
      <w:pPr>
        <w:spacing w:after="120" w:line="240" w:lineRule="auto"/>
        <w:jc w:val="both"/>
        <w:rPr>
          <w:rFonts w:ascii="Times New Roman" w:hAnsi="Times New Roman" w:cs="Times New Roman"/>
          <w:bCs/>
        </w:rPr>
      </w:pPr>
    </w:p>
    <w:p w14:paraId="6F63256D" w14:textId="32903FCA" w:rsidR="00F3617A" w:rsidRDefault="00F3617A" w:rsidP="004031A6">
      <w:pPr>
        <w:rPr>
          <w:rFonts w:ascii="Times New Roman" w:hAnsi="Times New Roman" w:cs="Times New Roman"/>
          <w:b/>
          <w:bCs/>
          <w:sz w:val="28"/>
          <w:szCs w:val="28"/>
        </w:rPr>
      </w:pPr>
      <w:r>
        <w:rPr>
          <w:rFonts w:ascii="Times New Roman" w:hAnsi="Times New Roman" w:cs="Times New Roman"/>
          <w:b/>
          <w:bCs/>
          <w:sz w:val="28"/>
          <w:szCs w:val="28"/>
        </w:rPr>
        <w:br w:type="page"/>
      </w:r>
    </w:p>
    <w:p w14:paraId="7BB3474E" w14:textId="77777777" w:rsidR="004031A6" w:rsidRDefault="004031A6">
      <w:pPr>
        <w:rPr>
          <w:rFonts w:ascii="Times New Roman" w:hAnsi="Times New Roman" w:cs="Times New Roman"/>
          <w:b/>
          <w:bCs/>
          <w:sz w:val="28"/>
          <w:szCs w:val="28"/>
        </w:rPr>
      </w:pPr>
    </w:p>
    <w:p w14:paraId="75BB5C2B" w14:textId="7CFF761D" w:rsidR="00ED0A65" w:rsidRPr="00C85498" w:rsidRDefault="00ED0A65" w:rsidP="00DA1286">
      <w:pPr>
        <w:pStyle w:val="Prrafodelista"/>
        <w:spacing w:after="120" w:line="240" w:lineRule="auto"/>
        <w:ind w:left="0"/>
        <w:jc w:val="center"/>
        <w:rPr>
          <w:rFonts w:ascii="Times New Roman" w:hAnsi="Times New Roman" w:cs="Times New Roman"/>
          <w:b/>
          <w:bCs/>
          <w:sz w:val="28"/>
          <w:szCs w:val="28"/>
        </w:rPr>
      </w:pPr>
      <w:r w:rsidRPr="00E6225B">
        <w:rPr>
          <w:rFonts w:ascii="Times New Roman" w:hAnsi="Times New Roman" w:cs="Times New Roman"/>
          <w:b/>
          <w:bCs/>
          <w:sz w:val="28"/>
          <w:szCs w:val="28"/>
          <w:highlight w:val="yellow"/>
        </w:rPr>
        <w:t>Hacia un abordaje mundial de la precariedad laboral: Argentina en perspectiva comparada</w:t>
      </w:r>
    </w:p>
    <w:p w14:paraId="427F622B" w14:textId="09B166A4" w:rsidR="009A1056" w:rsidRPr="00C85498" w:rsidRDefault="009A1056"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t>INTRODUCCIÓN</w:t>
      </w:r>
    </w:p>
    <w:p w14:paraId="3009BEDF" w14:textId="031207AF" w:rsidR="00DE71A5" w:rsidRPr="00C85498" w:rsidRDefault="00832D03" w:rsidP="004467DB">
      <w:pPr>
        <w:spacing w:after="120" w:line="240" w:lineRule="auto"/>
        <w:ind w:firstLine="397"/>
        <w:jc w:val="both"/>
        <w:rPr>
          <w:rFonts w:ascii="Times New Roman" w:hAnsi="Times New Roman" w:cs="Times New Roman"/>
        </w:rPr>
      </w:pPr>
      <w:commentRangeStart w:id="33"/>
      <w:r w:rsidRPr="00C85498">
        <w:rPr>
          <w:rFonts w:ascii="Times New Roman" w:hAnsi="Times New Roman" w:cs="Times New Roman"/>
        </w:rPr>
        <w:t>Numerosos</w:t>
      </w:r>
      <w:r w:rsidR="00EE5237" w:rsidRPr="00C85498">
        <w:rPr>
          <w:rFonts w:ascii="Times New Roman" w:hAnsi="Times New Roman" w:cs="Times New Roman"/>
        </w:rPr>
        <w:t xml:space="preserve"> estudios del mercado de trabajo argentino </w:t>
      </w:r>
      <w:r w:rsidR="00DE71A5" w:rsidRPr="00C85498">
        <w:rPr>
          <w:rFonts w:ascii="Times New Roman" w:hAnsi="Times New Roman" w:cs="Times New Roman"/>
        </w:rPr>
        <w:t>han identificado</w:t>
      </w:r>
      <w:r w:rsidR="00EE5237" w:rsidRPr="00C85498">
        <w:rPr>
          <w:rFonts w:ascii="Times New Roman" w:hAnsi="Times New Roman" w:cs="Times New Roman"/>
        </w:rPr>
        <w:t xml:space="preserve"> el </w:t>
      </w:r>
      <w:r w:rsidR="00515819" w:rsidRPr="00C85498">
        <w:rPr>
          <w:rFonts w:ascii="Times New Roman" w:hAnsi="Times New Roman" w:cs="Times New Roman"/>
        </w:rPr>
        <w:t xml:space="preserve">sostenido </w:t>
      </w:r>
      <w:r w:rsidR="00EE5237" w:rsidRPr="00C85498">
        <w:rPr>
          <w:rFonts w:ascii="Times New Roman" w:hAnsi="Times New Roman" w:cs="Times New Roman"/>
        </w:rPr>
        <w:t>deterioro</w:t>
      </w:r>
      <w:r w:rsidR="00DE71A5" w:rsidRPr="00C85498">
        <w:rPr>
          <w:rFonts w:ascii="Times New Roman" w:hAnsi="Times New Roman" w:cs="Times New Roman"/>
        </w:rPr>
        <w:t xml:space="preserve"> </w:t>
      </w:r>
      <w:r w:rsidR="00515819" w:rsidRPr="00C85498">
        <w:rPr>
          <w:rFonts w:ascii="Times New Roman" w:hAnsi="Times New Roman" w:cs="Times New Roman"/>
        </w:rPr>
        <w:t>e</w:t>
      </w:r>
      <w:r w:rsidR="00654142" w:rsidRPr="00C85498">
        <w:rPr>
          <w:rFonts w:ascii="Times New Roman" w:hAnsi="Times New Roman" w:cs="Times New Roman"/>
        </w:rPr>
        <w:t xml:space="preserve">videnciado desde la década del 1970 </w:t>
      </w:r>
      <w:r w:rsidR="00EE5237" w:rsidRPr="00C85498">
        <w:rPr>
          <w:rFonts w:ascii="Times New Roman" w:hAnsi="Times New Roman" w:cs="Times New Roman"/>
        </w:rPr>
        <w:t>en las condiciones de empleo de una porción cada vez mayor de la clase trabajadora</w:t>
      </w:r>
      <w:r w:rsidR="00720C99" w:rsidRPr="00C85498">
        <w:rPr>
          <w:rFonts w:ascii="Times New Roman" w:hAnsi="Times New Roman" w:cs="Times New Roman"/>
        </w:rPr>
        <w:t xml:space="preserve">, </w:t>
      </w:r>
      <w:r w:rsidR="00B66316" w:rsidRPr="00C85498">
        <w:rPr>
          <w:rFonts w:ascii="Times New Roman" w:hAnsi="Times New Roman" w:cs="Times New Roman"/>
        </w:rPr>
        <w:t xml:space="preserve">fenómeno </w:t>
      </w:r>
      <w:r w:rsidR="00654142" w:rsidRPr="00C85498">
        <w:rPr>
          <w:rFonts w:ascii="Times New Roman" w:hAnsi="Times New Roman" w:cs="Times New Roman"/>
        </w:rPr>
        <w:t>expresado</w:t>
      </w:r>
      <w:r w:rsidR="00B66316" w:rsidRPr="00C85498">
        <w:rPr>
          <w:rFonts w:ascii="Times New Roman" w:hAnsi="Times New Roman" w:cs="Times New Roman"/>
        </w:rPr>
        <w:t xml:space="preserve">, entre otros aspectos, </w:t>
      </w:r>
      <w:r w:rsidR="0082399B" w:rsidRPr="00C85498">
        <w:rPr>
          <w:rFonts w:ascii="Times New Roman" w:hAnsi="Times New Roman" w:cs="Times New Roman"/>
        </w:rPr>
        <w:t>en el</w:t>
      </w:r>
      <w:r w:rsidR="00654142" w:rsidRPr="00C85498">
        <w:rPr>
          <w:rFonts w:ascii="Times New Roman" w:hAnsi="Times New Roman" w:cs="Times New Roman"/>
        </w:rPr>
        <w:t xml:space="preserve"> </w:t>
      </w:r>
      <w:ins w:id="34" w:author="GRA�A JUAN MARTIN" w:date="2021-06-11T13:56:00Z">
        <w:r w:rsidR="002209C2">
          <w:rPr>
            <w:rFonts w:ascii="Times New Roman" w:hAnsi="Times New Roman" w:cs="Times New Roman"/>
          </w:rPr>
          <w:t xml:space="preserve">deterioro de los ingresos y </w:t>
        </w:r>
      </w:ins>
      <w:ins w:id="35" w:author="GRA�A JUAN MARTIN" w:date="2021-06-11T13:59:00Z">
        <w:r w:rsidR="002209C2">
          <w:rPr>
            <w:rFonts w:ascii="Times New Roman" w:hAnsi="Times New Roman" w:cs="Times New Roman"/>
          </w:rPr>
          <w:t xml:space="preserve">de la calidad del empleo </w:t>
        </w:r>
      </w:ins>
      <w:ins w:id="36" w:author="GRA�A JUAN MARTIN" w:date="2021-06-11T14:01:00Z">
        <w:r w:rsidR="00897022">
          <w:rPr>
            <w:rFonts w:ascii="Times New Roman" w:hAnsi="Times New Roman" w:cs="Times New Roman"/>
          </w:rPr>
          <w:t xml:space="preserve">entendida de diversas maneras </w:t>
        </w:r>
      </w:ins>
      <w:commentRangeEnd w:id="33"/>
      <w:r w:rsidR="00DC0BDB">
        <w:rPr>
          <w:rStyle w:val="Refdecomentario"/>
        </w:rPr>
        <w:commentReference w:id="33"/>
      </w:r>
      <w:del w:id="37" w:author="GRA�A JUAN MARTIN" w:date="2021-06-11T13:57:00Z">
        <w:r w:rsidR="0082399B" w:rsidRPr="00C85498" w:rsidDel="002209C2">
          <w:rPr>
            <w:rFonts w:ascii="Times New Roman" w:hAnsi="Times New Roman" w:cs="Times New Roman"/>
          </w:rPr>
          <w:delText xml:space="preserve">crecimiento de las </w:delText>
        </w:r>
        <w:r w:rsidR="00720C99" w:rsidRPr="00C85498" w:rsidDel="002209C2">
          <w:rPr>
            <w:rFonts w:ascii="Times New Roman" w:hAnsi="Times New Roman" w:cs="Times New Roman"/>
          </w:rPr>
          <w:delText>relaciones laborales endebles y precarias</w:delText>
        </w:r>
      </w:del>
      <w:del w:id="38" w:author="GRA�A JUAN MARTIN" w:date="2021-06-11T14:00:00Z">
        <w:r w:rsidR="00654142" w:rsidRPr="00C85498" w:rsidDel="00897022">
          <w:rPr>
            <w:rFonts w:ascii="Times New Roman" w:hAnsi="Times New Roman" w:cs="Times New Roman"/>
          </w:rPr>
          <w:delText xml:space="preserve"> </w:delText>
        </w:r>
      </w:del>
      <w:r w:rsidR="00654142" w:rsidRPr="00C85498">
        <w:rPr>
          <w:rFonts w:ascii="Times New Roman" w:hAnsi="Times New Roman" w:cs="Times New Roman"/>
        </w:rPr>
        <w:t xml:space="preserve">(Beccaria </w:t>
      </w:r>
      <w:r w:rsidR="00654142" w:rsidRPr="00C85498">
        <w:rPr>
          <w:rFonts w:ascii="Times New Roman" w:hAnsi="Times New Roman" w:cs="Times New Roman"/>
          <w:i/>
        </w:rPr>
        <w:t>et al</w:t>
      </w:r>
      <w:r w:rsidR="00654142" w:rsidRPr="00C85498">
        <w:rPr>
          <w:rFonts w:ascii="Times New Roman" w:hAnsi="Times New Roman" w:cs="Times New Roman"/>
        </w:rPr>
        <w:t xml:space="preserve">, 2000; </w:t>
      </w:r>
      <w:proofErr w:type="spellStart"/>
      <w:r w:rsidR="00654142" w:rsidRPr="00C85498">
        <w:rPr>
          <w:rFonts w:ascii="Times New Roman" w:hAnsi="Times New Roman" w:cs="Times New Roman"/>
        </w:rPr>
        <w:t>Linde</w:t>
      </w:r>
      <w:r w:rsidR="00AA0855" w:rsidRPr="00C85498">
        <w:rPr>
          <w:rFonts w:ascii="Times New Roman" w:hAnsi="Times New Roman" w:cs="Times New Roman"/>
        </w:rPr>
        <w:t>n</w:t>
      </w:r>
      <w:r w:rsidR="00654142" w:rsidRPr="00C85498">
        <w:rPr>
          <w:rFonts w:ascii="Times New Roman" w:hAnsi="Times New Roman" w:cs="Times New Roman"/>
        </w:rPr>
        <w:t>boim</w:t>
      </w:r>
      <w:proofErr w:type="spellEnd"/>
      <w:r w:rsidR="00654142" w:rsidRPr="00C85498">
        <w:rPr>
          <w:rFonts w:ascii="Times New Roman" w:hAnsi="Times New Roman" w:cs="Times New Roman"/>
        </w:rPr>
        <w:t>, 2008; Poy, 201</w:t>
      </w:r>
      <w:r w:rsidR="00DD17F2" w:rsidRPr="00C85498">
        <w:rPr>
          <w:rFonts w:ascii="Times New Roman" w:hAnsi="Times New Roman" w:cs="Times New Roman"/>
        </w:rPr>
        <w:t>7</w:t>
      </w:r>
      <w:r w:rsidR="00803F89" w:rsidRPr="00C85498">
        <w:rPr>
          <w:rFonts w:ascii="Times New Roman" w:hAnsi="Times New Roman" w:cs="Times New Roman"/>
        </w:rPr>
        <w:t>; Lastra, 2019</w:t>
      </w:r>
      <w:del w:id="39" w:author="GRA�A JUAN MARTIN" w:date="2021-06-11T14:01:00Z">
        <w:r w:rsidR="00654142" w:rsidRPr="00C85498" w:rsidDel="00897022">
          <w:rPr>
            <w:rFonts w:ascii="Times New Roman" w:hAnsi="Times New Roman" w:cs="Times New Roman"/>
          </w:rPr>
          <w:delText>)</w:delText>
        </w:r>
        <w:r w:rsidRPr="00C85498" w:rsidDel="00897022">
          <w:rPr>
            <w:rFonts w:ascii="Times New Roman" w:hAnsi="Times New Roman" w:cs="Times New Roman"/>
          </w:rPr>
          <w:delText>.</w:delText>
        </w:r>
        <w:r w:rsidR="00DE71A5" w:rsidRPr="00C85498" w:rsidDel="00897022">
          <w:rPr>
            <w:rFonts w:ascii="Times New Roman" w:hAnsi="Times New Roman" w:cs="Times New Roman"/>
          </w:rPr>
          <w:delText xml:space="preserve"> </w:delText>
        </w:r>
        <w:r w:rsidR="00654142" w:rsidRPr="00C85498" w:rsidDel="00897022">
          <w:rPr>
            <w:rFonts w:ascii="Times New Roman" w:hAnsi="Times New Roman" w:cs="Times New Roman"/>
          </w:rPr>
          <w:delText xml:space="preserve">En este marco, </w:delText>
        </w:r>
        <w:r w:rsidR="00B66316" w:rsidRPr="00C85498" w:rsidDel="00897022">
          <w:rPr>
            <w:rFonts w:ascii="Times New Roman" w:hAnsi="Times New Roman" w:cs="Times New Roman"/>
          </w:rPr>
          <w:delText>adoptando criterios operativos basado</w:delText>
        </w:r>
        <w:r w:rsidR="0082399B" w:rsidRPr="00C85498" w:rsidDel="00897022">
          <w:rPr>
            <w:rFonts w:ascii="Times New Roman" w:hAnsi="Times New Roman" w:cs="Times New Roman"/>
          </w:rPr>
          <w:delText>s en enfoques legal</w:delText>
        </w:r>
        <w:r w:rsidR="00B66316" w:rsidRPr="00C85498" w:rsidDel="00897022">
          <w:rPr>
            <w:rFonts w:ascii="Times New Roman" w:hAnsi="Times New Roman" w:cs="Times New Roman"/>
          </w:rPr>
          <w:delText>i</w:delText>
        </w:r>
        <w:r w:rsidR="0082399B" w:rsidRPr="00C85498" w:rsidDel="00897022">
          <w:rPr>
            <w:rFonts w:ascii="Times New Roman" w:hAnsi="Times New Roman" w:cs="Times New Roman"/>
          </w:rPr>
          <w:delText>s</w:delText>
        </w:r>
        <w:r w:rsidR="00B66316" w:rsidRPr="00C85498" w:rsidDel="00897022">
          <w:rPr>
            <w:rFonts w:ascii="Times New Roman" w:hAnsi="Times New Roman" w:cs="Times New Roman"/>
          </w:rPr>
          <w:delText>tas</w:delText>
        </w:r>
        <w:r w:rsidR="0082399B" w:rsidRPr="00C85498" w:rsidDel="00897022">
          <w:rPr>
            <w:rFonts w:ascii="Times New Roman" w:hAnsi="Times New Roman" w:cs="Times New Roman"/>
          </w:rPr>
          <w:delText xml:space="preserve"> y/o productivos sobre</w:delText>
        </w:r>
        <w:r w:rsidR="00B66316" w:rsidRPr="00C85498" w:rsidDel="00897022">
          <w:rPr>
            <w:rFonts w:ascii="Times New Roman" w:hAnsi="Times New Roman" w:cs="Times New Roman"/>
          </w:rPr>
          <w:delText xml:space="preserve"> la precariedad</w:delText>
        </w:r>
        <w:r w:rsidR="0082399B" w:rsidRPr="00C85498" w:rsidDel="00897022">
          <w:rPr>
            <w:rFonts w:ascii="Times New Roman" w:hAnsi="Times New Roman" w:cs="Times New Roman"/>
          </w:rPr>
          <w:delText xml:space="preserve">, </w:delText>
        </w:r>
        <w:r w:rsidRPr="00C85498" w:rsidDel="00897022">
          <w:rPr>
            <w:rFonts w:ascii="Times New Roman" w:hAnsi="Times New Roman" w:cs="Times New Roman"/>
          </w:rPr>
          <w:delText xml:space="preserve">se realizaron diversos aportes </w:delText>
        </w:r>
        <w:r w:rsidR="00720C99" w:rsidRPr="00C85498" w:rsidDel="00897022">
          <w:rPr>
            <w:rFonts w:ascii="Times New Roman" w:hAnsi="Times New Roman" w:cs="Times New Roman"/>
          </w:rPr>
          <w:delText xml:space="preserve">demostrando el carácter estructural de </w:delText>
        </w:r>
        <w:r w:rsidR="0082399B" w:rsidRPr="00C85498" w:rsidDel="00897022">
          <w:rPr>
            <w:rFonts w:ascii="Times New Roman" w:hAnsi="Times New Roman" w:cs="Times New Roman"/>
          </w:rPr>
          <w:delText xml:space="preserve">la </w:delText>
        </w:r>
        <w:r w:rsidR="00720C99" w:rsidRPr="00C85498" w:rsidDel="00897022">
          <w:rPr>
            <w:rFonts w:ascii="Times New Roman" w:hAnsi="Times New Roman" w:cs="Times New Roman"/>
          </w:rPr>
          <w:delText>diferenciación</w:delText>
        </w:r>
        <w:r w:rsidR="005B7D81" w:rsidRPr="00C85498" w:rsidDel="00897022">
          <w:rPr>
            <w:rFonts w:ascii="Times New Roman" w:hAnsi="Times New Roman" w:cs="Times New Roman"/>
          </w:rPr>
          <w:delText xml:space="preserve"> </w:delText>
        </w:r>
        <w:r w:rsidR="0082399B" w:rsidRPr="00C85498" w:rsidDel="00897022">
          <w:rPr>
            <w:rFonts w:ascii="Times New Roman" w:hAnsi="Times New Roman" w:cs="Times New Roman"/>
          </w:rPr>
          <w:delText>en las condiciones de empleo</w:delText>
        </w:r>
        <w:r w:rsidR="00B66316" w:rsidRPr="00C85498" w:rsidDel="00897022">
          <w:rPr>
            <w:rFonts w:ascii="Times New Roman" w:hAnsi="Times New Roman" w:cs="Times New Roman"/>
          </w:rPr>
          <w:delText xml:space="preserve"> </w:delText>
        </w:r>
      </w:del>
      <w:commentRangeStart w:id="40"/>
      <w:del w:id="41" w:author="GRA�A JUAN MARTIN" w:date="2021-06-11T13:58:00Z">
        <w:r w:rsidR="00B66316" w:rsidRPr="00C85498" w:rsidDel="002209C2">
          <w:rPr>
            <w:rFonts w:ascii="Times New Roman" w:hAnsi="Times New Roman" w:cs="Times New Roman"/>
          </w:rPr>
          <w:delText>del segmento primario y secundario (o formal e informal)</w:delText>
        </w:r>
      </w:del>
      <w:commentRangeEnd w:id="40"/>
      <w:del w:id="42" w:author="GRA�A JUAN MARTIN" w:date="2021-06-11T14:01:00Z">
        <w:r w:rsidR="002209C2" w:rsidDel="00897022">
          <w:rPr>
            <w:rStyle w:val="Refdecomentario"/>
          </w:rPr>
          <w:commentReference w:id="40"/>
        </w:r>
      </w:del>
      <w:del w:id="43" w:author="GRA�A JUAN MARTIN" w:date="2021-06-11T13:58:00Z">
        <w:r w:rsidR="00B66316" w:rsidRPr="00C85498" w:rsidDel="002209C2">
          <w:rPr>
            <w:rFonts w:ascii="Times New Roman" w:hAnsi="Times New Roman" w:cs="Times New Roman"/>
          </w:rPr>
          <w:delText xml:space="preserve"> </w:delText>
        </w:r>
      </w:del>
      <w:del w:id="44" w:author="GRA�A JUAN MARTIN" w:date="2021-06-11T14:01:00Z">
        <w:r w:rsidR="00B66316" w:rsidRPr="00C85498" w:rsidDel="00897022">
          <w:rPr>
            <w:rFonts w:ascii="Times New Roman" w:hAnsi="Times New Roman" w:cs="Times New Roman"/>
          </w:rPr>
          <w:delText>del mercado de trabajo nacional</w:delText>
        </w:r>
      </w:del>
      <w:r w:rsidR="00B66316" w:rsidRPr="00C85498">
        <w:rPr>
          <w:rFonts w:ascii="Times New Roman" w:hAnsi="Times New Roman" w:cs="Times New Roman"/>
        </w:rPr>
        <w:t xml:space="preserve"> </w:t>
      </w:r>
      <w:r w:rsidR="005B7D81" w:rsidRPr="00C85498">
        <w:rPr>
          <w:rFonts w:ascii="Times New Roman" w:hAnsi="Times New Roman" w:cs="Times New Roman"/>
        </w:rPr>
        <w:t>(</w:t>
      </w:r>
      <w:r w:rsidR="0082399B" w:rsidRPr="00C85498">
        <w:rPr>
          <w:rFonts w:ascii="Times New Roman" w:hAnsi="Times New Roman" w:cs="Times New Roman"/>
        </w:rPr>
        <w:t xml:space="preserve">Arakaki, 2016; Beccaria y Groisman, 2008; </w:t>
      </w:r>
      <w:r w:rsidR="005B7D81" w:rsidRPr="00C85498">
        <w:rPr>
          <w:rFonts w:ascii="Times New Roman" w:hAnsi="Times New Roman" w:cs="Times New Roman"/>
        </w:rPr>
        <w:t xml:space="preserve">Graña, 2014; </w:t>
      </w:r>
      <w:proofErr w:type="spellStart"/>
      <w:r w:rsidR="005B7D81" w:rsidRPr="00C85498">
        <w:rPr>
          <w:rFonts w:ascii="Times New Roman" w:hAnsi="Times New Roman" w:cs="Times New Roman"/>
        </w:rPr>
        <w:t>Pok</w:t>
      </w:r>
      <w:proofErr w:type="spellEnd"/>
      <w:r w:rsidR="005B7D81" w:rsidRPr="00C85498">
        <w:rPr>
          <w:rFonts w:ascii="Times New Roman" w:hAnsi="Times New Roman" w:cs="Times New Roman"/>
        </w:rPr>
        <w:t xml:space="preserve"> y Lorenzetti, 2007;</w:t>
      </w:r>
      <w:r w:rsidR="00F42FCB" w:rsidRPr="00C85498">
        <w:rPr>
          <w:rFonts w:ascii="Times New Roman" w:hAnsi="Times New Roman" w:cs="Times New Roman"/>
        </w:rPr>
        <w:t xml:space="preserve"> Paz, 2013;</w:t>
      </w:r>
      <w:r w:rsidR="005B7D81" w:rsidRPr="00C85498">
        <w:rPr>
          <w:rFonts w:ascii="Times New Roman" w:hAnsi="Times New Roman" w:cs="Times New Roman"/>
        </w:rPr>
        <w:t xml:space="preserve"> </w:t>
      </w:r>
      <w:r w:rsidR="00F42FCB" w:rsidRPr="00C85498">
        <w:rPr>
          <w:rFonts w:ascii="Times New Roman" w:hAnsi="Times New Roman" w:cs="Times New Roman"/>
        </w:rPr>
        <w:t xml:space="preserve">Salvia </w:t>
      </w:r>
      <w:r w:rsidR="00F42FCB" w:rsidRPr="00C85498">
        <w:rPr>
          <w:rFonts w:ascii="Times New Roman" w:hAnsi="Times New Roman" w:cs="Times New Roman"/>
          <w:i/>
        </w:rPr>
        <w:t>et al</w:t>
      </w:r>
      <w:r w:rsidR="00F42FCB" w:rsidRPr="00C85498">
        <w:rPr>
          <w:rFonts w:ascii="Times New Roman" w:hAnsi="Times New Roman" w:cs="Times New Roman"/>
        </w:rPr>
        <w:t>, 2015</w:t>
      </w:r>
      <w:r w:rsidR="005B7D81" w:rsidRPr="00C85498">
        <w:rPr>
          <w:rFonts w:ascii="Times New Roman" w:hAnsi="Times New Roman" w:cs="Times New Roman"/>
        </w:rPr>
        <w:t>)</w:t>
      </w:r>
      <w:r w:rsidR="00EE5237" w:rsidRPr="00C85498">
        <w:rPr>
          <w:rFonts w:ascii="Times New Roman" w:hAnsi="Times New Roman" w:cs="Times New Roman"/>
        </w:rPr>
        <w:t>.</w:t>
      </w:r>
      <w:r w:rsidR="00DE71A5" w:rsidRPr="00C85498">
        <w:rPr>
          <w:rFonts w:ascii="Times New Roman" w:hAnsi="Times New Roman" w:cs="Times New Roman"/>
        </w:rPr>
        <w:t xml:space="preserve"> </w:t>
      </w:r>
      <w:del w:id="45" w:author="GRA�A JUAN MARTIN" w:date="2021-06-11T14:01:00Z">
        <w:r w:rsidR="00DE71A5" w:rsidRPr="00C85498" w:rsidDel="00897022">
          <w:rPr>
            <w:rFonts w:ascii="Times New Roman" w:hAnsi="Times New Roman" w:cs="Times New Roman"/>
          </w:rPr>
          <w:delText xml:space="preserve">En el trasfondo de </w:delText>
        </w:r>
        <w:r w:rsidR="00500B25" w:rsidRPr="00C85498" w:rsidDel="00897022">
          <w:rPr>
            <w:rFonts w:ascii="Times New Roman" w:hAnsi="Times New Roman" w:cs="Times New Roman"/>
          </w:rPr>
          <w:delText>estos estudios</w:delText>
        </w:r>
        <w:r w:rsidR="00DE71A5" w:rsidRPr="00C85498" w:rsidDel="00897022">
          <w:rPr>
            <w:rFonts w:ascii="Times New Roman" w:hAnsi="Times New Roman" w:cs="Times New Roman"/>
          </w:rPr>
          <w:delText xml:space="preserve"> se encuentra una distinción, a veces implícita, entre los empleos de ‘buena’ y de ‘mala’ calidad</w:delText>
        </w:r>
        <w:r w:rsidR="00720C99" w:rsidRPr="00C85498" w:rsidDel="00897022">
          <w:rPr>
            <w:rFonts w:ascii="Times New Roman" w:hAnsi="Times New Roman" w:cs="Times New Roman"/>
          </w:rPr>
          <w:delText xml:space="preserve">, que </w:delText>
        </w:r>
        <w:r w:rsidR="00500B25" w:rsidRPr="00C85498" w:rsidDel="00897022">
          <w:rPr>
            <w:rFonts w:ascii="Times New Roman" w:hAnsi="Times New Roman" w:cs="Times New Roman"/>
          </w:rPr>
          <w:delText>resulta</w:delText>
        </w:r>
        <w:r w:rsidR="00DE71A5" w:rsidRPr="00C85498" w:rsidDel="00897022">
          <w:rPr>
            <w:rFonts w:ascii="Times New Roman" w:hAnsi="Times New Roman" w:cs="Times New Roman"/>
          </w:rPr>
          <w:delText xml:space="preserve"> crucial para entender los fundamentos de </w:delText>
        </w:r>
        <w:r w:rsidR="00720C99" w:rsidRPr="00C85498" w:rsidDel="00897022">
          <w:rPr>
            <w:rFonts w:ascii="Times New Roman" w:hAnsi="Times New Roman" w:cs="Times New Roman"/>
          </w:rPr>
          <w:delText xml:space="preserve">la </w:delText>
        </w:r>
        <w:r w:rsidR="00DE71A5" w:rsidRPr="00C85498" w:rsidDel="00897022">
          <w:rPr>
            <w:rFonts w:ascii="Times New Roman" w:hAnsi="Times New Roman" w:cs="Times New Roman"/>
          </w:rPr>
          <w:delText xml:space="preserve">diferenciación del mercado laboral. </w:delText>
        </w:r>
      </w:del>
    </w:p>
    <w:p w14:paraId="74E11DEE" w14:textId="63E50738" w:rsidR="00EE5237" w:rsidRPr="00C85498" w:rsidDel="001E21DE" w:rsidRDefault="00E5019D" w:rsidP="004467DB">
      <w:pPr>
        <w:spacing w:after="120" w:line="240" w:lineRule="auto"/>
        <w:ind w:firstLine="397"/>
        <w:jc w:val="both"/>
        <w:rPr>
          <w:del w:id="46" w:author="Facundo Lastra" w:date="2021-06-11T10:55:00Z"/>
          <w:rFonts w:ascii="Times New Roman" w:hAnsi="Times New Roman" w:cs="Times New Roman"/>
        </w:rPr>
      </w:pPr>
      <w:ins w:id="47" w:author="Facundo Lastra" w:date="2021-06-11T10:47:00Z">
        <w:r>
          <w:rPr>
            <w:rFonts w:ascii="Times New Roman" w:hAnsi="Times New Roman" w:cs="Times New Roman"/>
          </w:rPr>
          <w:t>En este marco, e</w:t>
        </w:r>
      </w:ins>
      <w:ins w:id="48" w:author="Facundo Lastra" w:date="2021-06-11T10:46:00Z">
        <w:r>
          <w:rPr>
            <w:rFonts w:ascii="Times New Roman" w:hAnsi="Times New Roman" w:cs="Times New Roman"/>
          </w:rPr>
          <w:t xml:space="preserve">l presente </w:t>
        </w:r>
      </w:ins>
      <w:ins w:id="49" w:author="Facundo Lastra" w:date="2021-06-11T10:47:00Z">
        <w:r>
          <w:rPr>
            <w:rFonts w:ascii="Times New Roman" w:hAnsi="Times New Roman" w:cs="Times New Roman"/>
          </w:rPr>
          <w:t xml:space="preserve">artículo se propone contribuir al </w:t>
        </w:r>
      </w:ins>
      <w:ins w:id="50" w:author="Facundo Lastra" w:date="2021-06-11T10:50:00Z">
        <w:r>
          <w:rPr>
            <w:rFonts w:ascii="Times New Roman" w:hAnsi="Times New Roman" w:cs="Times New Roman"/>
          </w:rPr>
          <w:t>conocimiento sobre</w:t>
        </w:r>
      </w:ins>
      <w:ins w:id="51" w:author="Facundo Lastra" w:date="2021-06-11T10:47:00Z">
        <w:r>
          <w:rPr>
            <w:rFonts w:ascii="Times New Roman" w:hAnsi="Times New Roman" w:cs="Times New Roman"/>
          </w:rPr>
          <w:t xml:space="preserve"> </w:t>
        </w:r>
        <w:commentRangeStart w:id="52"/>
        <w:r>
          <w:rPr>
            <w:rFonts w:ascii="Times New Roman" w:hAnsi="Times New Roman" w:cs="Times New Roman"/>
          </w:rPr>
          <w:t xml:space="preserve">las condiciones </w:t>
        </w:r>
      </w:ins>
      <w:commentRangeEnd w:id="52"/>
      <w:r w:rsidR="00DC0BDB">
        <w:rPr>
          <w:rStyle w:val="Refdecomentario"/>
        </w:rPr>
        <w:commentReference w:id="52"/>
      </w:r>
      <w:ins w:id="53" w:author="Facundo Lastra" w:date="2021-06-11T10:47:00Z">
        <w:r>
          <w:rPr>
            <w:rFonts w:ascii="Times New Roman" w:hAnsi="Times New Roman" w:cs="Times New Roman"/>
          </w:rPr>
          <w:t xml:space="preserve">de </w:t>
        </w:r>
      </w:ins>
      <w:ins w:id="54" w:author="GRA�A JUAN MARTIN" w:date="2021-06-11T14:02:00Z">
        <w:r w:rsidR="00897022">
          <w:rPr>
            <w:rFonts w:ascii="Times New Roman" w:hAnsi="Times New Roman" w:cs="Times New Roman"/>
          </w:rPr>
          <w:t xml:space="preserve">empleo </w:t>
        </w:r>
      </w:ins>
      <w:ins w:id="55" w:author="Facundo Lastra" w:date="2021-06-11T10:47:00Z">
        <w:del w:id="56" w:author="GRA�A JUAN MARTIN" w:date="2021-06-11T14:02:00Z">
          <w:r w:rsidDel="00897022">
            <w:rPr>
              <w:rFonts w:ascii="Times New Roman" w:hAnsi="Times New Roman" w:cs="Times New Roman"/>
            </w:rPr>
            <w:delText xml:space="preserve">compra-venta de la fuerza de trabajo </w:delText>
          </w:r>
        </w:del>
        <w:r>
          <w:rPr>
            <w:rFonts w:ascii="Times New Roman" w:hAnsi="Times New Roman" w:cs="Times New Roman"/>
          </w:rPr>
          <w:t>en Argentina, a partir de un estudio en perspectiva comparada</w:t>
        </w:r>
      </w:ins>
      <w:ins w:id="57" w:author="Facundo Lastra" w:date="2021-06-11T10:58:00Z">
        <w:r w:rsidR="001E21DE">
          <w:rPr>
            <w:rFonts w:ascii="Times New Roman" w:hAnsi="Times New Roman" w:cs="Times New Roman"/>
          </w:rPr>
          <w:t xml:space="preserve"> con otros 11 países</w:t>
        </w:r>
      </w:ins>
      <w:ins w:id="58" w:author="GRA�A JUAN MARTIN" w:date="2021-06-11T14:07:00Z">
        <w:r w:rsidR="00897022">
          <w:rPr>
            <w:rFonts w:ascii="Times New Roman" w:hAnsi="Times New Roman" w:cs="Times New Roman"/>
          </w:rPr>
          <w:t xml:space="preserve"> (</w:t>
        </w:r>
        <w:r w:rsidR="00897022" w:rsidRPr="00C85498">
          <w:rPr>
            <w:rFonts w:ascii="Times New Roman" w:hAnsi="Times New Roman" w:cs="Times New Roman"/>
          </w:rPr>
          <w:t xml:space="preserve">Estados Unidos y 10 países europeos </w:t>
        </w:r>
        <w:r w:rsidR="00897022">
          <w:rPr>
            <w:rFonts w:ascii="Times New Roman" w:hAnsi="Times New Roman" w:cs="Times New Roman"/>
          </w:rPr>
          <w:t>de</w:t>
        </w:r>
        <w:r w:rsidR="00897022" w:rsidRPr="00C85498">
          <w:rPr>
            <w:rFonts w:ascii="Times New Roman" w:hAnsi="Times New Roman" w:cs="Times New Roman"/>
          </w:rPr>
          <w:t xml:space="preserve"> distintos grados de desarrollo </w:t>
        </w:r>
        <w:r w:rsidR="00897022">
          <w:rPr>
            <w:rFonts w:ascii="Times New Roman" w:hAnsi="Times New Roman" w:cs="Times New Roman"/>
          </w:rPr>
          <w:t>-</w:t>
        </w:r>
        <w:r w:rsidR="00897022" w:rsidRPr="00C85498">
          <w:rPr>
            <w:rFonts w:ascii="Times New Roman" w:hAnsi="Times New Roman" w:cs="Times New Roman"/>
          </w:rPr>
          <w:t>Alemania, Bulgaria, Dinamarca, España, Francia, Grecia, Italia, Portugal, Reino Unido y Rumania)</w:t>
        </w:r>
      </w:ins>
      <w:ins w:id="59" w:author="Facundo Lastra" w:date="2021-06-11T10:58:00Z">
        <w:r w:rsidR="001E21DE">
          <w:rPr>
            <w:rFonts w:ascii="Times New Roman" w:hAnsi="Times New Roman" w:cs="Times New Roman"/>
          </w:rPr>
          <w:t xml:space="preserve">. </w:t>
        </w:r>
        <w:commentRangeStart w:id="60"/>
        <w:r w:rsidR="001E21DE">
          <w:rPr>
            <w:rFonts w:ascii="Times New Roman" w:hAnsi="Times New Roman" w:cs="Times New Roman"/>
          </w:rPr>
          <w:t xml:space="preserve">El estudio se </w:t>
        </w:r>
      </w:ins>
      <w:ins w:id="61" w:author="GRA�A JUAN MARTIN" w:date="2021-06-11T14:02:00Z">
        <w:r w:rsidR="00897022">
          <w:rPr>
            <w:rFonts w:ascii="Times New Roman" w:hAnsi="Times New Roman" w:cs="Times New Roman"/>
          </w:rPr>
          <w:t xml:space="preserve">concentra en el estudio </w:t>
        </w:r>
      </w:ins>
      <w:ins w:id="62" w:author="Facundo Lastra" w:date="2021-06-11T10:58:00Z">
        <w:del w:id="63" w:author="GRA�A JUAN MARTIN" w:date="2021-06-11T14:03:00Z">
          <w:r w:rsidR="001E21DE" w:rsidDel="00897022">
            <w:rPr>
              <w:rFonts w:ascii="Times New Roman" w:hAnsi="Times New Roman" w:cs="Times New Roman"/>
            </w:rPr>
            <w:delText>centra en</w:delText>
          </w:r>
        </w:del>
      </w:ins>
      <w:ins w:id="64" w:author="Facundo Lastra" w:date="2021-06-11T10:47:00Z">
        <w:del w:id="65" w:author="GRA�A JUAN MARTIN" w:date="2021-06-11T14:03:00Z">
          <w:r w:rsidDel="00897022">
            <w:rPr>
              <w:rFonts w:ascii="Times New Roman" w:hAnsi="Times New Roman" w:cs="Times New Roman"/>
            </w:rPr>
            <w:delText xml:space="preserve"> la relación </w:delText>
          </w:r>
        </w:del>
      </w:ins>
      <w:ins w:id="66" w:author="Facundo Lastra" w:date="2021-06-11T10:48:00Z">
        <w:del w:id="67" w:author="GRA�A JUAN MARTIN" w:date="2021-06-11T14:03:00Z">
          <w:r w:rsidDel="00897022">
            <w:rPr>
              <w:rFonts w:ascii="Times New Roman" w:hAnsi="Times New Roman" w:cs="Times New Roman"/>
            </w:rPr>
            <w:delText xml:space="preserve">de </w:delText>
          </w:r>
        </w:del>
      </w:ins>
      <w:ins w:id="68" w:author="Facundo Lastra" w:date="2021-06-11T10:47:00Z">
        <w:del w:id="69" w:author="GRA�A JUAN MARTIN" w:date="2021-06-11T14:03:00Z">
          <w:r w:rsidDel="00897022">
            <w:rPr>
              <w:rFonts w:ascii="Times New Roman" w:hAnsi="Times New Roman" w:cs="Times New Roman"/>
            </w:rPr>
            <w:delText>la</w:delText>
          </w:r>
        </w:del>
      </w:ins>
      <w:ins w:id="70" w:author="Facundo Lastra" w:date="2021-06-11T10:48:00Z">
        <w:del w:id="71" w:author="GRA�A JUAN MARTIN" w:date="2021-06-11T14:03:00Z">
          <w:r w:rsidDel="00897022">
            <w:rPr>
              <w:rFonts w:ascii="Times New Roman" w:hAnsi="Times New Roman" w:cs="Times New Roman"/>
            </w:rPr>
            <w:delText>s</w:delText>
          </w:r>
        </w:del>
      </w:ins>
      <w:ins w:id="72" w:author="GRA�A JUAN MARTIN" w:date="2021-06-11T14:03:00Z">
        <w:r w:rsidR="00897022">
          <w:rPr>
            <w:rFonts w:ascii="Times New Roman" w:hAnsi="Times New Roman" w:cs="Times New Roman"/>
          </w:rPr>
          <w:t>de</w:t>
        </w:r>
      </w:ins>
      <w:ins w:id="73" w:author="Facundo Lastra" w:date="2021-06-11T10:47:00Z">
        <w:r>
          <w:rPr>
            <w:rFonts w:ascii="Times New Roman" w:hAnsi="Times New Roman" w:cs="Times New Roman"/>
          </w:rPr>
          <w:t xml:space="preserve"> distintas expresiones de la precari</w:t>
        </w:r>
      </w:ins>
      <w:ins w:id="74" w:author="Facundo Lastra" w:date="2021-06-11T10:48:00Z">
        <w:r>
          <w:rPr>
            <w:rFonts w:ascii="Times New Roman" w:hAnsi="Times New Roman" w:cs="Times New Roman"/>
          </w:rPr>
          <w:t>e</w:t>
        </w:r>
      </w:ins>
      <w:ins w:id="75" w:author="Facundo Lastra" w:date="2021-06-11T10:47:00Z">
        <w:r>
          <w:rPr>
            <w:rFonts w:ascii="Times New Roman" w:hAnsi="Times New Roman" w:cs="Times New Roman"/>
          </w:rPr>
          <w:t xml:space="preserve">dad </w:t>
        </w:r>
      </w:ins>
      <w:ins w:id="76" w:author="Facundo Lastra" w:date="2021-06-11T10:48:00Z">
        <w:r>
          <w:rPr>
            <w:rFonts w:ascii="Times New Roman" w:hAnsi="Times New Roman" w:cs="Times New Roman"/>
          </w:rPr>
          <w:t>labora</w:t>
        </w:r>
      </w:ins>
      <w:ins w:id="77" w:author="Facundo Lastra" w:date="2021-06-11T10:57:00Z">
        <w:r w:rsidR="001E21DE">
          <w:rPr>
            <w:rFonts w:ascii="Times New Roman" w:hAnsi="Times New Roman" w:cs="Times New Roman"/>
          </w:rPr>
          <w:t>l</w:t>
        </w:r>
      </w:ins>
      <w:ins w:id="78" w:author="Facundo Lastra" w:date="2021-06-11T10:48:00Z">
        <w:r>
          <w:rPr>
            <w:rFonts w:ascii="Times New Roman" w:hAnsi="Times New Roman" w:cs="Times New Roman"/>
          </w:rPr>
          <w:t xml:space="preserve"> </w:t>
        </w:r>
      </w:ins>
      <w:ins w:id="79" w:author="GRA�A JUAN MARTIN" w:date="2021-06-11T14:03:00Z">
        <w:r w:rsidR="00897022">
          <w:rPr>
            <w:rFonts w:ascii="Times New Roman" w:hAnsi="Times New Roman" w:cs="Times New Roman"/>
          </w:rPr>
          <w:t xml:space="preserve">-ausencia de descuento jubilatorio, contrato a tiempo determinado y subocupación- </w:t>
        </w:r>
      </w:ins>
      <w:ins w:id="80" w:author="Facundo Lastra" w:date="2021-06-11T10:48:00Z">
        <w:r>
          <w:rPr>
            <w:rFonts w:ascii="Times New Roman" w:hAnsi="Times New Roman" w:cs="Times New Roman"/>
          </w:rPr>
          <w:t xml:space="preserve">con la calificación de los puestos laborales y el tamaño de las unidades productivas. </w:t>
        </w:r>
      </w:ins>
      <w:commentRangeEnd w:id="60"/>
      <w:r w:rsidR="00DC0BDB">
        <w:rPr>
          <w:rStyle w:val="Refdecomentario"/>
        </w:rPr>
        <w:commentReference w:id="60"/>
      </w:r>
      <w:ins w:id="81" w:author="GRA�A JUAN MARTIN" w:date="2021-06-11T14:08:00Z">
        <w:r w:rsidR="00897022">
          <w:rPr>
            <w:rFonts w:ascii="Times New Roman" w:hAnsi="Times New Roman" w:cs="Times New Roman"/>
          </w:rPr>
          <w:t xml:space="preserve">Para ello analizamos los ingresos y calidad de </w:t>
        </w:r>
        <w:r w:rsidR="00897022" w:rsidRPr="00C85498">
          <w:rPr>
            <w:rFonts w:ascii="Times New Roman" w:hAnsi="Times New Roman" w:cs="Times New Roman"/>
          </w:rPr>
          <w:t>9 perfiles ocupacionales vinculados al nivel de calificación del puesto y el tamaño del establecimiento (</w:t>
        </w:r>
        <w:proofErr w:type="spellStart"/>
        <w:r w:rsidR="00897022" w:rsidRPr="00C85498">
          <w:rPr>
            <w:rFonts w:ascii="Times New Roman" w:hAnsi="Times New Roman" w:cs="Times New Roman"/>
          </w:rPr>
          <w:t>Cesana</w:t>
        </w:r>
        <w:proofErr w:type="spellEnd"/>
        <w:r w:rsidR="00897022" w:rsidRPr="00C85498">
          <w:rPr>
            <w:rFonts w:ascii="Times New Roman" w:hAnsi="Times New Roman" w:cs="Times New Roman"/>
          </w:rPr>
          <w:t>, 2019). En su mayoría, las evidencias se corresponden con el año 2018, según la disponibilidad de datos para cada país.</w:t>
        </w:r>
        <w:r w:rsidR="00897022">
          <w:rPr>
            <w:rFonts w:ascii="Times New Roman" w:hAnsi="Times New Roman" w:cs="Times New Roman"/>
          </w:rPr>
          <w:t xml:space="preserve"> </w:t>
        </w:r>
      </w:ins>
      <w:ins w:id="82" w:author="Facundo Lastra" w:date="2021-06-11T10:58:00Z">
        <w:r w:rsidR="001E21DE">
          <w:rPr>
            <w:rFonts w:ascii="Times New Roman" w:hAnsi="Times New Roman" w:cs="Times New Roman"/>
          </w:rPr>
          <w:t>La estrategia empírica se basa en</w:t>
        </w:r>
      </w:ins>
      <w:ins w:id="83" w:author="Facundo Lastra" w:date="2021-06-11T10:51:00Z">
        <w:r>
          <w:rPr>
            <w:rFonts w:ascii="Times New Roman" w:hAnsi="Times New Roman" w:cs="Times New Roman"/>
          </w:rPr>
          <w:t xml:space="preserve"> la combinación de información proveniente de </w:t>
        </w:r>
      </w:ins>
      <w:ins w:id="84" w:author="Facundo Lastra" w:date="2021-06-11T10:52:00Z">
        <w:r>
          <w:rPr>
            <w:rFonts w:ascii="Times New Roman" w:hAnsi="Times New Roman" w:cs="Times New Roman"/>
          </w:rPr>
          <w:t xml:space="preserve">distintas </w:t>
        </w:r>
      </w:ins>
      <w:ins w:id="85" w:author="Facundo Lastra" w:date="2021-06-11T10:51:00Z">
        <w:r>
          <w:rPr>
            <w:rFonts w:ascii="Times New Roman" w:hAnsi="Times New Roman" w:cs="Times New Roman"/>
          </w:rPr>
          <w:t xml:space="preserve">encuestas de hogares que, si bien presentan una gran heterogeneidad </w:t>
        </w:r>
      </w:ins>
      <w:ins w:id="86" w:author="Facundo Lastra" w:date="2021-06-11T10:52:00Z">
        <w:r>
          <w:rPr>
            <w:rFonts w:ascii="Times New Roman" w:hAnsi="Times New Roman" w:cs="Times New Roman"/>
          </w:rPr>
          <w:t>entre sí, proporcionan evidencias sobre</w:t>
        </w:r>
      </w:ins>
      <w:ins w:id="87" w:author="Facundo Lastra" w:date="2021-06-11T10:53:00Z">
        <w:r>
          <w:rPr>
            <w:rFonts w:ascii="Times New Roman" w:hAnsi="Times New Roman" w:cs="Times New Roman"/>
          </w:rPr>
          <w:t xml:space="preserve"> la </w:t>
        </w:r>
      </w:ins>
      <w:ins w:id="88" w:author="GRA�A JUAN MARTIN" w:date="2021-06-11T14:03:00Z">
        <w:r w:rsidR="00897022">
          <w:rPr>
            <w:rFonts w:ascii="Times New Roman" w:hAnsi="Times New Roman" w:cs="Times New Roman"/>
          </w:rPr>
          <w:t xml:space="preserve">diferencia </w:t>
        </w:r>
      </w:ins>
      <w:ins w:id="89" w:author="GRA�A JUAN MARTIN" w:date="2021-06-11T14:04:00Z">
        <w:r w:rsidR="00897022">
          <w:rPr>
            <w:rFonts w:ascii="Times New Roman" w:hAnsi="Times New Roman" w:cs="Times New Roman"/>
          </w:rPr>
          <w:t>que existe entre las condiciones que imperan en nuestro país, inclusive para los segmentos de mejor calidad e ingreso.</w:t>
        </w:r>
      </w:ins>
      <w:ins w:id="90" w:author="Facundo Lastra" w:date="2021-06-11T10:53:00Z">
        <w:del w:id="91" w:author="GRA�A JUAN MARTIN" w:date="2021-06-11T14:04:00Z">
          <w:r w:rsidDel="00897022">
            <w:rPr>
              <w:rFonts w:ascii="Times New Roman" w:hAnsi="Times New Roman" w:cs="Times New Roman"/>
            </w:rPr>
            <w:delText xml:space="preserve">magnitud del deterioro evidenciado en Argentina en comparación </w:delText>
          </w:r>
        </w:del>
      </w:ins>
      <w:ins w:id="92" w:author="Facundo Lastra" w:date="2021-06-11T10:54:00Z">
        <w:del w:id="93" w:author="GRA�A JUAN MARTIN" w:date="2021-06-11T14:04:00Z">
          <w:r w:rsidDel="00897022">
            <w:rPr>
              <w:rFonts w:ascii="Times New Roman" w:hAnsi="Times New Roman" w:cs="Times New Roman"/>
            </w:rPr>
            <w:delText>internacional</w:delText>
          </w:r>
        </w:del>
      </w:ins>
      <w:ins w:id="94" w:author="GRA�A JUAN MARTIN" w:date="2021-06-11T14:04:00Z">
        <w:r w:rsidR="00897022">
          <w:rPr>
            <w:rFonts w:ascii="Times New Roman" w:hAnsi="Times New Roman" w:cs="Times New Roman"/>
          </w:rPr>
          <w:t xml:space="preserve"> Asimismo, esta comparación internacional aporta a la identificación de las</w:t>
        </w:r>
      </w:ins>
      <w:ins w:id="95" w:author="Facundo Lastra" w:date="2021-06-11T10:53:00Z">
        <w:del w:id="96" w:author="GRA�A JUAN MARTIN" w:date="2021-06-11T14:04:00Z">
          <w:r w:rsidDel="00897022">
            <w:rPr>
              <w:rFonts w:ascii="Times New Roman" w:hAnsi="Times New Roman" w:cs="Times New Roman"/>
            </w:rPr>
            <w:delText xml:space="preserve"> y sobre</w:delText>
          </w:r>
        </w:del>
      </w:ins>
      <w:ins w:id="97" w:author="Facundo Lastra" w:date="2021-06-11T10:52:00Z">
        <w:del w:id="98" w:author="GRA�A JUAN MARTIN" w:date="2021-06-11T14:04:00Z">
          <w:r w:rsidDel="00897022">
            <w:rPr>
              <w:rFonts w:ascii="Times New Roman" w:hAnsi="Times New Roman" w:cs="Times New Roman"/>
            </w:rPr>
            <w:delText xml:space="preserve"> </w:delText>
          </w:r>
        </w:del>
      </w:ins>
      <w:ins w:id="99" w:author="Facundo Lastra" w:date="2021-06-11T10:54:00Z">
        <w:del w:id="100" w:author="GRA�A JUAN MARTIN" w:date="2021-06-11T14:04:00Z">
          <w:r w:rsidDel="00897022">
            <w:rPr>
              <w:rFonts w:ascii="Times New Roman" w:hAnsi="Times New Roman" w:cs="Times New Roman"/>
            </w:rPr>
            <w:delText>l</w:delText>
          </w:r>
          <w:r w:rsidR="001E21DE" w:rsidDel="00897022">
            <w:rPr>
              <w:rFonts w:ascii="Times New Roman" w:hAnsi="Times New Roman" w:cs="Times New Roman"/>
            </w:rPr>
            <w:delText>a</w:delText>
          </w:r>
          <w:r w:rsidDel="00897022">
            <w:rPr>
              <w:rFonts w:ascii="Times New Roman" w:hAnsi="Times New Roman" w:cs="Times New Roman"/>
            </w:rPr>
            <w:delText>s</w:delText>
          </w:r>
        </w:del>
        <w:r>
          <w:rPr>
            <w:rFonts w:ascii="Times New Roman" w:hAnsi="Times New Roman" w:cs="Times New Roman"/>
          </w:rPr>
          <w:t xml:space="preserve"> determina</w:t>
        </w:r>
        <w:r w:rsidR="001E21DE">
          <w:rPr>
            <w:rFonts w:ascii="Times New Roman" w:hAnsi="Times New Roman" w:cs="Times New Roman"/>
          </w:rPr>
          <w:t xml:space="preserve">ciones generales de la precariedad laboral </w:t>
        </w:r>
      </w:ins>
      <w:ins w:id="101" w:author="GRA�A JUAN MARTIN" w:date="2021-06-11T14:04:00Z">
        <w:r w:rsidR="00897022">
          <w:rPr>
            <w:rFonts w:ascii="Times New Roman" w:hAnsi="Times New Roman" w:cs="Times New Roman"/>
          </w:rPr>
          <w:t>en l</w:t>
        </w:r>
      </w:ins>
      <w:ins w:id="102" w:author="GRA�A JUAN MARTIN" w:date="2021-06-11T14:05:00Z">
        <w:r w:rsidR="00897022">
          <w:rPr>
            <w:rFonts w:ascii="Times New Roman" w:hAnsi="Times New Roman" w:cs="Times New Roman"/>
          </w:rPr>
          <w:t xml:space="preserve">os diferentes países. </w:t>
        </w:r>
      </w:ins>
      <w:ins w:id="103" w:author="Facundo Lastra" w:date="2021-06-11T10:54:00Z">
        <w:del w:id="104" w:author="GRA�A JUAN MARTIN" w:date="2021-06-11T14:05:00Z">
          <w:r w:rsidR="001E21DE" w:rsidDel="00897022">
            <w:rPr>
              <w:rFonts w:ascii="Times New Roman" w:hAnsi="Times New Roman" w:cs="Times New Roman"/>
            </w:rPr>
            <w:delText xml:space="preserve">para todos los casos </w:delText>
          </w:r>
        </w:del>
      </w:ins>
      <w:ins w:id="105" w:author="Facundo Lastra" w:date="2021-06-11T10:58:00Z">
        <w:del w:id="106" w:author="GRA�A JUAN MARTIN" w:date="2021-06-11T14:05:00Z">
          <w:r w:rsidR="001E21DE" w:rsidDel="00897022">
            <w:rPr>
              <w:rFonts w:ascii="Times New Roman" w:hAnsi="Times New Roman" w:cs="Times New Roman"/>
            </w:rPr>
            <w:delText xml:space="preserve">nacionales </w:delText>
          </w:r>
        </w:del>
      </w:ins>
      <w:commentRangeStart w:id="107"/>
      <w:commentRangeStart w:id="108"/>
      <w:ins w:id="109" w:author="Facundo Lastra" w:date="2021-06-11T10:54:00Z">
        <w:del w:id="110" w:author="GRA�A JUAN MARTIN" w:date="2021-06-11T14:05:00Z">
          <w:r w:rsidR="001E21DE" w:rsidDel="00897022">
            <w:rPr>
              <w:rFonts w:ascii="Times New Roman" w:hAnsi="Times New Roman" w:cs="Times New Roman"/>
            </w:rPr>
            <w:delText>estudiados</w:delText>
          </w:r>
        </w:del>
      </w:ins>
      <w:commentRangeEnd w:id="107"/>
      <w:ins w:id="111" w:author="Facundo Lastra" w:date="2021-06-11T10:56:00Z">
        <w:del w:id="112" w:author="GRA�A JUAN MARTIN" w:date="2021-06-11T14:05:00Z">
          <w:r w:rsidR="001E21DE" w:rsidDel="00897022">
            <w:rPr>
              <w:rStyle w:val="Refdecomentario"/>
            </w:rPr>
            <w:commentReference w:id="107"/>
          </w:r>
        </w:del>
      </w:ins>
      <w:commentRangeEnd w:id="108"/>
      <w:r w:rsidR="00897022">
        <w:rPr>
          <w:rStyle w:val="Refdecomentario"/>
        </w:rPr>
        <w:commentReference w:id="108"/>
      </w:r>
      <w:ins w:id="113" w:author="Facundo Lastra" w:date="2021-06-11T10:53:00Z">
        <w:del w:id="114" w:author="GRA�A JUAN MARTIN" w:date="2021-06-11T14:05:00Z">
          <w:r w:rsidDel="00897022">
            <w:rPr>
              <w:rFonts w:ascii="Times New Roman" w:hAnsi="Times New Roman" w:cs="Times New Roman"/>
            </w:rPr>
            <w:delText>.</w:delText>
          </w:r>
        </w:del>
      </w:ins>
      <w:ins w:id="115" w:author="Facundo Lastra" w:date="2021-06-11T11:01:00Z">
        <w:del w:id="116" w:author="GRA�A JUAN MARTIN" w:date="2021-06-11T14:05:00Z">
          <w:r w:rsidR="001E21DE" w:rsidDel="00897022">
            <w:rPr>
              <w:rFonts w:ascii="Times New Roman" w:hAnsi="Times New Roman" w:cs="Times New Roman"/>
            </w:rPr>
            <w:delText xml:space="preserve"> </w:delText>
          </w:r>
        </w:del>
      </w:ins>
      <w:del w:id="117" w:author="Facundo Lastra" w:date="2021-06-11T10:55:00Z">
        <w:r w:rsidR="00AA0855" w:rsidRPr="00C85498" w:rsidDel="001E21DE">
          <w:rPr>
            <w:rFonts w:ascii="Times New Roman" w:hAnsi="Times New Roman" w:cs="Times New Roman"/>
          </w:rPr>
          <w:delText>Sin dejar de reconocer la calidad y relevancia de todos esos aportes</w:delText>
        </w:r>
        <w:r w:rsidR="00720C99" w:rsidRPr="00C85498" w:rsidDel="001E21DE">
          <w:rPr>
            <w:rFonts w:ascii="Times New Roman" w:hAnsi="Times New Roman" w:cs="Times New Roman"/>
          </w:rPr>
          <w:delText xml:space="preserve">, el análisis </w:delText>
        </w:r>
        <w:r w:rsidR="00DE71A5" w:rsidRPr="00C85498" w:rsidDel="001E21DE">
          <w:rPr>
            <w:rFonts w:ascii="Times New Roman" w:hAnsi="Times New Roman" w:cs="Times New Roman"/>
          </w:rPr>
          <w:delText>de la precariedad laboral a escala nacional</w:delText>
        </w:r>
        <w:r w:rsidR="00720C99" w:rsidRPr="00C85498" w:rsidDel="001E21DE">
          <w:rPr>
            <w:rFonts w:ascii="Times New Roman" w:hAnsi="Times New Roman" w:cs="Times New Roman"/>
          </w:rPr>
          <w:delText xml:space="preserve"> resulta </w:delText>
        </w:r>
        <w:r w:rsidR="000A7517" w:rsidRPr="00C85498" w:rsidDel="001E21DE">
          <w:rPr>
            <w:rFonts w:ascii="Times New Roman" w:hAnsi="Times New Roman" w:cs="Times New Roman"/>
          </w:rPr>
          <w:delText>incompleto</w:delText>
        </w:r>
        <w:r w:rsidR="00720C99" w:rsidRPr="00C85498" w:rsidDel="001E21DE">
          <w:rPr>
            <w:rFonts w:ascii="Times New Roman" w:hAnsi="Times New Roman" w:cs="Times New Roman"/>
          </w:rPr>
          <w:delText xml:space="preserve"> </w:delText>
        </w:r>
        <w:r w:rsidR="00DE71A5" w:rsidRPr="00C85498" w:rsidDel="001E21DE">
          <w:rPr>
            <w:rFonts w:ascii="Times New Roman" w:hAnsi="Times New Roman" w:cs="Times New Roman"/>
          </w:rPr>
          <w:delText xml:space="preserve">en el actual contexto de internacionalización de la producción y el consumo. Por ello, el </w:delText>
        </w:r>
        <w:r w:rsidR="00720C99" w:rsidRPr="00C85498" w:rsidDel="001E21DE">
          <w:rPr>
            <w:rFonts w:ascii="Times New Roman" w:hAnsi="Times New Roman" w:cs="Times New Roman"/>
          </w:rPr>
          <w:delText xml:space="preserve">presente </w:delText>
        </w:r>
        <w:r w:rsidR="00DE71A5" w:rsidRPr="00C85498" w:rsidDel="001E21DE">
          <w:rPr>
            <w:rFonts w:ascii="Times New Roman" w:hAnsi="Times New Roman" w:cs="Times New Roman"/>
          </w:rPr>
          <w:delText>artículo parte de reconocer</w:delText>
        </w:r>
        <w:r w:rsidR="00720C99" w:rsidRPr="00C85498" w:rsidDel="001E21DE">
          <w:rPr>
            <w:rFonts w:ascii="Times New Roman" w:hAnsi="Times New Roman" w:cs="Times New Roman"/>
          </w:rPr>
          <w:delText xml:space="preserve"> que los cambios en el mundo del trabajo sólo pueden</w:delText>
        </w:r>
        <w:r w:rsidR="00DE71A5" w:rsidRPr="00C85498" w:rsidDel="001E21DE">
          <w:rPr>
            <w:rFonts w:ascii="Times New Roman" w:hAnsi="Times New Roman" w:cs="Times New Roman"/>
          </w:rPr>
          <w:delText xml:space="preserve"> entenderse a partir de un estudio de las determinaciones de la compraventa de la fuerza de trabajo </w:delText>
        </w:r>
        <w:r w:rsidR="006A47E9" w:rsidRPr="00C85498" w:rsidDel="001E21DE">
          <w:rPr>
            <w:rFonts w:ascii="Times New Roman" w:hAnsi="Times New Roman" w:cs="Times New Roman"/>
          </w:rPr>
          <w:delText>a nivel mundial</w:delText>
        </w:r>
        <w:r w:rsidR="00720C99" w:rsidRPr="00C85498" w:rsidDel="001E21DE">
          <w:rPr>
            <w:rFonts w:ascii="Times New Roman" w:hAnsi="Times New Roman" w:cs="Times New Roman"/>
          </w:rPr>
          <w:delText>, junto con</w:delText>
        </w:r>
        <w:r w:rsidR="00DE71A5" w:rsidRPr="00C85498" w:rsidDel="001E21DE">
          <w:rPr>
            <w:rFonts w:ascii="Times New Roman" w:hAnsi="Times New Roman" w:cs="Times New Roman"/>
          </w:rPr>
          <w:delText xml:space="preserve"> sus implicancias para </w:delText>
        </w:r>
        <w:r w:rsidR="00720C99" w:rsidRPr="00C85498" w:rsidDel="001E21DE">
          <w:rPr>
            <w:rFonts w:ascii="Times New Roman" w:hAnsi="Times New Roman" w:cs="Times New Roman"/>
          </w:rPr>
          <w:delText>los mercados de trabajo nacionales</w:delText>
        </w:r>
        <w:r w:rsidR="00AA0855" w:rsidRPr="00C85498" w:rsidDel="001E21DE">
          <w:rPr>
            <w:rFonts w:ascii="Times New Roman" w:hAnsi="Times New Roman" w:cs="Times New Roman"/>
          </w:rPr>
          <w:delText xml:space="preserve"> (</w:delText>
        </w:r>
        <w:r w:rsidR="00B17460" w:rsidRPr="00C85498" w:rsidDel="001E21DE">
          <w:rPr>
            <w:rFonts w:ascii="Times New Roman" w:hAnsi="Times New Roman" w:cs="Times New Roman"/>
          </w:rPr>
          <w:delText xml:space="preserve">Arakaki y Graña, 2013; </w:delText>
        </w:r>
        <w:r w:rsidR="00AA0855" w:rsidRPr="00C85498" w:rsidDel="001E21DE">
          <w:rPr>
            <w:rFonts w:ascii="Times New Roman" w:hAnsi="Times New Roman" w:cs="Times New Roman"/>
          </w:rPr>
          <w:delText>C</w:delText>
        </w:r>
        <w:r w:rsidR="00803F89" w:rsidRPr="00C85498" w:rsidDel="001E21DE">
          <w:rPr>
            <w:rFonts w:ascii="Times New Roman" w:hAnsi="Times New Roman" w:cs="Times New Roman"/>
          </w:rPr>
          <w:delText xml:space="preserve">azón </w:delText>
        </w:r>
        <w:r w:rsidR="00803F89" w:rsidRPr="00C85498" w:rsidDel="001E21DE">
          <w:rPr>
            <w:rFonts w:ascii="Times New Roman" w:hAnsi="Times New Roman" w:cs="Times New Roman"/>
            <w:i/>
            <w:iCs/>
          </w:rPr>
          <w:delText>et al</w:delText>
        </w:r>
        <w:r w:rsidR="00803F89" w:rsidRPr="00C85498" w:rsidDel="001E21DE">
          <w:rPr>
            <w:rFonts w:ascii="Times New Roman" w:hAnsi="Times New Roman" w:cs="Times New Roman"/>
          </w:rPr>
          <w:delText xml:space="preserve">, 2018a; </w:delText>
        </w:r>
        <w:r w:rsidR="00B17460" w:rsidRPr="00C85498" w:rsidDel="001E21DE">
          <w:rPr>
            <w:rFonts w:ascii="Times New Roman" w:hAnsi="Times New Roman" w:cs="Times New Roman"/>
          </w:rPr>
          <w:delText xml:space="preserve">Graña, 2015; </w:delText>
        </w:r>
        <w:r w:rsidR="00803F89" w:rsidRPr="00C85498" w:rsidDel="001E21DE">
          <w:rPr>
            <w:rFonts w:ascii="Times New Roman" w:hAnsi="Times New Roman" w:cs="Times New Roman"/>
          </w:rPr>
          <w:delText xml:space="preserve">Kozlowski, </w:delText>
        </w:r>
        <w:commentRangeStart w:id="118"/>
        <w:r w:rsidR="00803F89" w:rsidRPr="00C85498" w:rsidDel="001E21DE">
          <w:rPr>
            <w:rFonts w:ascii="Times New Roman" w:hAnsi="Times New Roman" w:cs="Times New Roman"/>
          </w:rPr>
          <w:delText>2015</w:delText>
        </w:r>
        <w:commentRangeEnd w:id="118"/>
        <w:r w:rsidDel="001E21DE">
          <w:rPr>
            <w:rStyle w:val="Refdecomentario"/>
          </w:rPr>
          <w:commentReference w:id="118"/>
        </w:r>
        <w:r w:rsidR="00AA0855" w:rsidRPr="00C85498" w:rsidDel="001E21DE">
          <w:rPr>
            <w:rFonts w:ascii="Times New Roman" w:hAnsi="Times New Roman" w:cs="Times New Roman"/>
          </w:rPr>
          <w:delText>)</w:delText>
        </w:r>
        <w:r w:rsidR="00DE71A5" w:rsidRPr="00C85498" w:rsidDel="001E21DE">
          <w:rPr>
            <w:rFonts w:ascii="Times New Roman" w:hAnsi="Times New Roman" w:cs="Times New Roman"/>
          </w:rPr>
          <w:delText>.</w:delText>
        </w:r>
      </w:del>
    </w:p>
    <w:p w14:paraId="750F40C3" w14:textId="7A142149" w:rsidR="007612D3" w:rsidRPr="00C85498" w:rsidRDefault="00720C99" w:rsidP="004467DB">
      <w:pPr>
        <w:spacing w:after="120" w:line="240" w:lineRule="auto"/>
        <w:ind w:firstLine="397"/>
        <w:jc w:val="both"/>
        <w:rPr>
          <w:rFonts w:ascii="Times New Roman" w:hAnsi="Times New Roman" w:cs="Times New Roman"/>
        </w:rPr>
      </w:pPr>
      <w:del w:id="119" w:author="Facundo Lastra" w:date="2021-06-11T10:59:00Z">
        <w:r w:rsidRPr="00C85498" w:rsidDel="001E21DE">
          <w:rPr>
            <w:rFonts w:ascii="Times New Roman" w:hAnsi="Times New Roman" w:cs="Times New Roman"/>
          </w:rPr>
          <w:delText xml:space="preserve">En este texto nos proponemos aportar </w:delText>
        </w:r>
        <w:r w:rsidR="00E84B57" w:rsidRPr="00C85498" w:rsidDel="001E21DE">
          <w:rPr>
            <w:rFonts w:ascii="Times New Roman" w:hAnsi="Times New Roman" w:cs="Times New Roman"/>
          </w:rPr>
          <w:delText>evidencia</w:delText>
        </w:r>
        <w:r w:rsidR="007612D3" w:rsidRPr="00C85498" w:rsidDel="001E21DE">
          <w:rPr>
            <w:rFonts w:ascii="Times New Roman" w:hAnsi="Times New Roman" w:cs="Times New Roman"/>
          </w:rPr>
          <w:delText>s</w:delText>
        </w:r>
        <w:r w:rsidR="00E84B57" w:rsidRPr="00C85498" w:rsidDel="001E21DE">
          <w:rPr>
            <w:rFonts w:ascii="Times New Roman" w:hAnsi="Times New Roman" w:cs="Times New Roman"/>
          </w:rPr>
          <w:delText xml:space="preserve"> sobre </w:delText>
        </w:r>
        <w:r w:rsidR="007612D3" w:rsidRPr="00C85498" w:rsidDel="001E21DE">
          <w:rPr>
            <w:rFonts w:ascii="Times New Roman" w:hAnsi="Times New Roman" w:cs="Times New Roman"/>
          </w:rPr>
          <w:delText>las expresiones de la</w:delText>
        </w:r>
        <w:r w:rsidRPr="00C85498" w:rsidDel="001E21DE">
          <w:rPr>
            <w:rFonts w:ascii="Times New Roman" w:hAnsi="Times New Roman" w:cs="Times New Roman"/>
          </w:rPr>
          <w:delText xml:space="preserve"> precariedad laboral</w:delText>
        </w:r>
        <w:r w:rsidR="00E84B57" w:rsidRPr="00C85498" w:rsidDel="001E21DE">
          <w:rPr>
            <w:rFonts w:ascii="Times New Roman" w:hAnsi="Times New Roman" w:cs="Times New Roman"/>
          </w:rPr>
          <w:delText xml:space="preserve"> </w:delText>
        </w:r>
      </w:del>
      <w:del w:id="120" w:author="Facundo Lastra" w:date="2021-06-11T10:32:00Z">
        <w:r w:rsidR="00E84B57" w:rsidRPr="00C85498" w:rsidDel="00B9016A">
          <w:rPr>
            <w:rFonts w:ascii="Times New Roman" w:hAnsi="Times New Roman" w:cs="Times New Roman"/>
          </w:rPr>
          <w:delText>a escala global</w:delText>
        </w:r>
      </w:del>
      <w:del w:id="121" w:author="Facundo Lastra" w:date="2021-06-11T10:59:00Z">
        <w:r w:rsidR="00E84B57" w:rsidRPr="00C85498" w:rsidDel="001E21DE">
          <w:rPr>
            <w:rFonts w:ascii="Times New Roman" w:hAnsi="Times New Roman" w:cs="Times New Roman"/>
          </w:rPr>
          <w:delText>.</w:delText>
        </w:r>
        <w:r w:rsidR="009A1056" w:rsidRPr="00C85498" w:rsidDel="001E21DE">
          <w:rPr>
            <w:rFonts w:ascii="Times New Roman" w:hAnsi="Times New Roman" w:cs="Times New Roman"/>
          </w:rPr>
          <w:delText xml:space="preserve"> </w:delText>
        </w:r>
        <w:commentRangeStart w:id="122"/>
        <w:r w:rsidRPr="00C85498" w:rsidDel="001E21DE">
          <w:rPr>
            <w:rFonts w:ascii="Times New Roman" w:hAnsi="Times New Roman" w:cs="Times New Roman"/>
          </w:rPr>
          <w:delText>Con</w:delText>
        </w:r>
        <w:commentRangeEnd w:id="122"/>
        <w:r w:rsidR="00E6225B" w:rsidDel="001E21DE">
          <w:rPr>
            <w:rStyle w:val="Refdecomentario"/>
          </w:rPr>
          <w:commentReference w:id="122"/>
        </w:r>
        <w:r w:rsidRPr="00C85498" w:rsidDel="001E21DE">
          <w:rPr>
            <w:rFonts w:ascii="Times New Roman" w:hAnsi="Times New Roman" w:cs="Times New Roman"/>
          </w:rPr>
          <w:delText xml:space="preserve"> este objetivo, a</w:delText>
        </w:r>
      </w:del>
      <w:ins w:id="123" w:author="Facundo Lastra" w:date="2021-06-11T10:59:00Z">
        <w:r w:rsidR="001E21DE">
          <w:rPr>
            <w:rFonts w:ascii="Times New Roman" w:hAnsi="Times New Roman" w:cs="Times New Roman"/>
          </w:rPr>
          <w:t>A</w:t>
        </w:r>
      </w:ins>
      <w:r w:rsidRPr="00C85498">
        <w:rPr>
          <w:rFonts w:ascii="Times New Roman" w:hAnsi="Times New Roman" w:cs="Times New Roman"/>
        </w:rPr>
        <w:t>naliza</w:t>
      </w:r>
      <w:r w:rsidR="00E84B57" w:rsidRPr="00C85498">
        <w:rPr>
          <w:rFonts w:ascii="Times New Roman" w:hAnsi="Times New Roman" w:cs="Times New Roman"/>
        </w:rPr>
        <w:t>mos</w:t>
      </w:r>
      <w:r w:rsidRPr="00C85498">
        <w:rPr>
          <w:rFonts w:ascii="Times New Roman" w:hAnsi="Times New Roman" w:cs="Times New Roman"/>
        </w:rPr>
        <w:t xml:space="preserve"> el caso </w:t>
      </w:r>
      <w:r w:rsidR="00500B25" w:rsidRPr="00C85498">
        <w:rPr>
          <w:rFonts w:ascii="Times New Roman" w:hAnsi="Times New Roman" w:cs="Times New Roman"/>
        </w:rPr>
        <w:t>a</w:t>
      </w:r>
      <w:r w:rsidRPr="00C85498">
        <w:rPr>
          <w:rFonts w:ascii="Times New Roman" w:hAnsi="Times New Roman" w:cs="Times New Roman"/>
        </w:rPr>
        <w:t xml:space="preserve">rgentino en comparación </w:t>
      </w:r>
      <w:del w:id="124" w:author="GRA�A JUAN MARTIN" w:date="2021-06-11T14:07:00Z">
        <w:r w:rsidRPr="00C85498" w:rsidDel="00897022">
          <w:rPr>
            <w:rFonts w:ascii="Times New Roman" w:hAnsi="Times New Roman" w:cs="Times New Roman"/>
          </w:rPr>
          <w:delText xml:space="preserve">con Estados Unidos y una selección de </w:delText>
        </w:r>
        <w:r w:rsidR="007F03D4" w:rsidRPr="00C85498" w:rsidDel="00897022">
          <w:rPr>
            <w:rFonts w:ascii="Times New Roman" w:hAnsi="Times New Roman" w:cs="Times New Roman"/>
          </w:rPr>
          <w:delText xml:space="preserve">10 </w:delText>
        </w:r>
        <w:r w:rsidRPr="00C85498" w:rsidDel="00897022">
          <w:rPr>
            <w:rFonts w:ascii="Times New Roman" w:hAnsi="Times New Roman" w:cs="Times New Roman"/>
          </w:rPr>
          <w:delText>países europeos que representan los distintos grados de desarrollo nacional existentes en ese continente</w:delText>
        </w:r>
        <w:r w:rsidR="00E955F9" w:rsidRPr="00C85498" w:rsidDel="00897022">
          <w:rPr>
            <w:rFonts w:ascii="Times New Roman" w:hAnsi="Times New Roman" w:cs="Times New Roman"/>
          </w:rPr>
          <w:delText xml:space="preserve"> (Alemania, Bulgaria, Dinamarca, España, Francia, Grecia, Italia, Portugal, Reino Unido y Rumania)</w:delText>
        </w:r>
        <w:r w:rsidRPr="00C85498" w:rsidDel="00897022">
          <w:rPr>
            <w:rFonts w:ascii="Times New Roman" w:hAnsi="Times New Roman" w:cs="Times New Roman"/>
          </w:rPr>
          <w:delText xml:space="preserve">. </w:delText>
        </w:r>
      </w:del>
      <w:del w:id="125" w:author="Facundo Lastra" w:date="2021-06-11T11:01:00Z">
        <w:r w:rsidR="00500B25" w:rsidRPr="00C85498" w:rsidDel="001E21DE">
          <w:rPr>
            <w:rFonts w:ascii="Times New Roman" w:hAnsi="Times New Roman" w:cs="Times New Roman"/>
          </w:rPr>
          <w:delText>Basándonos en datos provenientes de encuestas de hogares, analizamos</w:delText>
        </w:r>
      </w:del>
      <w:ins w:id="126" w:author="Facundo Lastra" w:date="2021-06-11T11:01:00Z">
        <w:del w:id="127" w:author="GRA�A JUAN MARTIN" w:date="2021-06-11T14:08:00Z">
          <w:r w:rsidR="001E21DE" w:rsidDel="00897022">
            <w:rPr>
              <w:rFonts w:ascii="Times New Roman" w:hAnsi="Times New Roman" w:cs="Times New Roman"/>
            </w:rPr>
            <w:delText>E</w:delText>
          </w:r>
          <w:r w:rsidR="001E21DE" w:rsidRPr="00C85498" w:rsidDel="00897022">
            <w:rPr>
              <w:rFonts w:ascii="Times New Roman" w:hAnsi="Times New Roman" w:cs="Times New Roman"/>
            </w:rPr>
            <w:delText>xaminamos</w:delText>
          </w:r>
        </w:del>
      </w:ins>
      <w:del w:id="128" w:author="GRA�A JUAN MARTIN" w:date="2021-06-11T14:08:00Z">
        <w:r w:rsidR="00500B25" w:rsidRPr="00C85498" w:rsidDel="00897022">
          <w:rPr>
            <w:rFonts w:ascii="Times New Roman" w:hAnsi="Times New Roman" w:cs="Times New Roman"/>
          </w:rPr>
          <w:delText xml:space="preserve"> </w:delText>
        </w:r>
        <w:r w:rsidR="00680F28" w:rsidRPr="00C85498" w:rsidDel="00897022">
          <w:rPr>
            <w:rFonts w:ascii="Times New Roman" w:hAnsi="Times New Roman" w:cs="Times New Roman"/>
          </w:rPr>
          <w:delText>las características de</w:delText>
        </w:r>
        <w:r w:rsidR="00500B25" w:rsidRPr="00C85498" w:rsidDel="00897022">
          <w:rPr>
            <w:rFonts w:ascii="Times New Roman" w:hAnsi="Times New Roman" w:cs="Times New Roman"/>
          </w:rPr>
          <w:delText xml:space="preserve"> la</w:delText>
        </w:r>
        <w:r w:rsidR="00680F28" w:rsidRPr="00C85498" w:rsidDel="00897022">
          <w:rPr>
            <w:rFonts w:ascii="Times New Roman" w:hAnsi="Times New Roman" w:cs="Times New Roman"/>
          </w:rPr>
          <w:delText xml:space="preserve"> inserción laboral de 9 perfiles ocupacionales vinculados al nivel de calificación del puesto y el tamaño del establecimiento</w:delText>
        </w:r>
        <w:r w:rsidR="00E84B57" w:rsidRPr="00C85498" w:rsidDel="00897022">
          <w:rPr>
            <w:rFonts w:ascii="Times New Roman" w:hAnsi="Times New Roman" w:cs="Times New Roman"/>
          </w:rPr>
          <w:delText xml:space="preserve"> (Cesana, 2019)</w:delText>
        </w:r>
        <w:r w:rsidR="00680F28" w:rsidRPr="00C85498" w:rsidDel="00897022">
          <w:rPr>
            <w:rFonts w:ascii="Times New Roman" w:hAnsi="Times New Roman" w:cs="Times New Roman"/>
          </w:rPr>
          <w:delText xml:space="preserve">. </w:delText>
        </w:r>
        <w:r w:rsidR="007B0CD4" w:rsidRPr="00C85498" w:rsidDel="00897022">
          <w:rPr>
            <w:rFonts w:ascii="Times New Roman" w:hAnsi="Times New Roman" w:cs="Times New Roman"/>
          </w:rPr>
          <w:delText>En su mayoría</w:delText>
        </w:r>
        <w:r w:rsidR="00500B25" w:rsidRPr="00C85498" w:rsidDel="00897022">
          <w:rPr>
            <w:rFonts w:ascii="Times New Roman" w:hAnsi="Times New Roman" w:cs="Times New Roman"/>
          </w:rPr>
          <w:delText>,</w:delText>
        </w:r>
        <w:r w:rsidR="007B0CD4" w:rsidRPr="00C85498" w:rsidDel="00897022">
          <w:rPr>
            <w:rFonts w:ascii="Times New Roman" w:hAnsi="Times New Roman" w:cs="Times New Roman"/>
          </w:rPr>
          <w:delText xml:space="preserve"> las evidencias se corresponden con el año 2018</w:delText>
        </w:r>
        <w:r w:rsidR="00500B25" w:rsidRPr="00C85498" w:rsidDel="00897022">
          <w:rPr>
            <w:rFonts w:ascii="Times New Roman" w:hAnsi="Times New Roman" w:cs="Times New Roman"/>
          </w:rPr>
          <w:delText>, según la disponibilidad de datos para cada país.</w:delText>
        </w:r>
      </w:del>
      <w:r w:rsidR="009A1056" w:rsidRPr="00C85498">
        <w:rPr>
          <w:rFonts w:ascii="Times New Roman" w:hAnsi="Times New Roman" w:cs="Times New Roman"/>
        </w:rPr>
        <w:t xml:space="preserve"> </w:t>
      </w:r>
    </w:p>
    <w:p w14:paraId="317DF0EC" w14:textId="5FF458E8" w:rsidR="009A1056" w:rsidRPr="00C85498" w:rsidRDefault="001C2118" w:rsidP="004467DB">
      <w:pPr>
        <w:spacing w:after="120" w:line="240" w:lineRule="auto"/>
        <w:ind w:firstLine="397"/>
        <w:jc w:val="both"/>
        <w:rPr>
          <w:rFonts w:ascii="Times New Roman" w:hAnsi="Times New Roman" w:cs="Times New Roman"/>
        </w:rPr>
      </w:pPr>
      <w:commentRangeStart w:id="129"/>
      <w:r w:rsidRPr="00C85498">
        <w:rPr>
          <w:rFonts w:ascii="Times New Roman" w:hAnsi="Times New Roman" w:cs="Times New Roman"/>
        </w:rPr>
        <w:lastRenderedPageBreak/>
        <w:t>Adelantando los resultad</w:t>
      </w:r>
      <w:commentRangeEnd w:id="129"/>
      <w:r w:rsidR="00897022">
        <w:rPr>
          <w:rStyle w:val="Refdecomentario"/>
        </w:rPr>
        <w:commentReference w:id="129"/>
      </w:r>
      <w:r w:rsidRPr="00C85498">
        <w:rPr>
          <w:rFonts w:ascii="Times New Roman" w:hAnsi="Times New Roman" w:cs="Times New Roman"/>
        </w:rPr>
        <w:t xml:space="preserve">os, encontramos que </w:t>
      </w:r>
      <w:ins w:id="130" w:author="Guido Weksler" w:date="2021-06-11T16:13:00Z">
        <w:r w:rsidR="00B3003A">
          <w:rPr>
            <w:rFonts w:ascii="Times New Roman" w:hAnsi="Times New Roman" w:cs="Times New Roman"/>
          </w:rPr>
          <w:t xml:space="preserve">Argentina, al igual que otros países </w:t>
        </w:r>
      </w:ins>
      <w:del w:id="131" w:author="Guido Weksler" w:date="2021-06-11T16:12:00Z">
        <w:r w:rsidRPr="00C85498" w:rsidDel="00B3003A">
          <w:rPr>
            <w:rFonts w:ascii="Times New Roman" w:hAnsi="Times New Roman" w:cs="Times New Roman"/>
          </w:rPr>
          <w:delText xml:space="preserve">los niveles </w:delText>
        </w:r>
      </w:del>
      <w:ins w:id="132" w:author="Guido Weksler" w:date="2021-06-11T16:12:00Z">
        <w:r w:rsidR="00B3003A">
          <w:rPr>
            <w:rFonts w:ascii="Times New Roman" w:hAnsi="Times New Roman" w:cs="Times New Roman"/>
          </w:rPr>
          <w:t>con</w:t>
        </w:r>
        <w:r w:rsidR="00B3003A" w:rsidRPr="00C85498">
          <w:rPr>
            <w:rFonts w:ascii="Times New Roman" w:hAnsi="Times New Roman" w:cs="Times New Roman"/>
          </w:rPr>
          <w:t xml:space="preserve"> </w:t>
        </w:r>
      </w:ins>
      <w:ins w:id="133" w:author="Guido Weksler" w:date="2021-06-11T16:46:00Z">
        <w:r w:rsidR="00A36587">
          <w:rPr>
            <w:rFonts w:ascii="Times New Roman" w:hAnsi="Times New Roman" w:cs="Times New Roman"/>
          </w:rPr>
          <w:t>un marcado</w:t>
        </w:r>
      </w:ins>
      <w:ins w:id="134" w:author="Guido Weksler" w:date="2021-06-11T16:13:00Z">
        <w:r w:rsidR="00B3003A">
          <w:rPr>
            <w:rFonts w:ascii="Times New Roman" w:hAnsi="Times New Roman" w:cs="Times New Roman"/>
          </w:rPr>
          <w:t xml:space="preserve"> </w:t>
        </w:r>
      </w:ins>
      <w:ins w:id="135" w:author="Guido Weksler" w:date="2021-06-11T16:12:00Z">
        <w:r w:rsidR="00B3003A">
          <w:rPr>
            <w:rFonts w:ascii="Times New Roman" w:hAnsi="Times New Roman" w:cs="Times New Roman"/>
          </w:rPr>
          <w:t xml:space="preserve">rezago productivo </w:t>
        </w:r>
      </w:ins>
      <w:del w:id="136" w:author="Guido Weksler" w:date="2021-06-11T16:12:00Z">
        <w:r w:rsidRPr="00C85498" w:rsidDel="00B3003A">
          <w:rPr>
            <w:rFonts w:ascii="Times New Roman" w:hAnsi="Times New Roman" w:cs="Times New Roman"/>
          </w:rPr>
          <w:delText>de productividad relativa de los países guardan una relación estrecha con el salari</w:delText>
        </w:r>
      </w:del>
      <w:del w:id="137" w:author="Guido Weksler" w:date="2021-06-11T16:11:00Z">
        <w:r w:rsidRPr="00C85498" w:rsidDel="00B3003A">
          <w:rPr>
            <w:rFonts w:ascii="Times New Roman" w:hAnsi="Times New Roman" w:cs="Times New Roman"/>
          </w:rPr>
          <w:delText>o promedio</w:delText>
        </w:r>
        <w:r w:rsidR="002D1B85" w:rsidRPr="00C85498" w:rsidDel="00B3003A">
          <w:rPr>
            <w:rFonts w:ascii="Times New Roman" w:hAnsi="Times New Roman" w:cs="Times New Roman"/>
          </w:rPr>
          <w:delText xml:space="preserve"> relativo</w:delText>
        </w:r>
        <w:r w:rsidRPr="00C85498" w:rsidDel="00B3003A">
          <w:rPr>
            <w:rFonts w:ascii="Times New Roman" w:hAnsi="Times New Roman" w:cs="Times New Roman"/>
          </w:rPr>
          <w:delText xml:space="preserve"> </w:delText>
        </w:r>
      </w:del>
      <w:commentRangeStart w:id="138"/>
      <w:commentRangeStart w:id="139"/>
      <w:del w:id="140" w:author="Guido Weksler" w:date="2021-06-11T16:12:00Z">
        <w:r w:rsidRPr="00C85498" w:rsidDel="00B3003A">
          <w:rPr>
            <w:rFonts w:ascii="Times New Roman" w:hAnsi="Times New Roman" w:cs="Times New Roman"/>
          </w:rPr>
          <w:delText xml:space="preserve">y con </w:delText>
        </w:r>
      </w:del>
      <w:del w:id="141" w:author="Guido Weksler" w:date="2021-06-11T16:14:00Z">
        <w:r w:rsidRPr="00C85498" w:rsidDel="00B3003A">
          <w:rPr>
            <w:rFonts w:ascii="Times New Roman" w:hAnsi="Times New Roman" w:cs="Times New Roman"/>
          </w:rPr>
          <w:delText xml:space="preserve">la composición </w:delText>
        </w:r>
      </w:del>
      <w:del w:id="142" w:author="Guido Weksler" w:date="2021-06-11T16:12:00Z">
        <w:r w:rsidRPr="00C85498" w:rsidDel="00B3003A">
          <w:rPr>
            <w:rFonts w:ascii="Times New Roman" w:hAnsi="Times New Roman" w:cs="Times New Roman"/>
          </w:rPr>
          <w:delText xml:space="preserve">interna </w:delText>
        </w:r>
      </w:del>
      <w:del w:id="143" w:author="Guido Weksler" w:date="2021-06-11T16:14:00Z">
        <w:r w:rsidRPr="00C85498" w:rsidDel="00B3003A">
          <w:rPr>
            <w:rFonts w:ascii="Times New Roman" w:hAnsi="Times New Roman" w:cs="Times New Roman"/>
          </w:rPr>
          <w:delText xml:space="preserve">del mercado de trabajo </w:delText>
        </w:r>
      </w:del>
      <w:del w:id="144" w:author="Guido Weksler" w:date="2021-06-11T16:08:00Z">
        <w:r w:rsidRPr="00C85498" w:rsidDel="00B3003A">
          <w:rPr>
            <w:rFonts w:ascii="Times New Roman" w:hAnsi="Times New Roman" w:cs="Times New Roman"/>
          </w:rPr>
          <w:delText>en torno a los 9 perfiles</w:delText>
        </w:r>
      </w:del>
      <w:ins w:id="145" w:author="Guido Weksler" w:date="2021-06-11T16:12:00Z">
        <w:r w:rsidR="00B3003A">
          <w:rPr>
            <w:rFonts w:ascii="Times New Roman" w:hAnsi="Times New Roman" w:cs="Times New Roman"/>
          </w:rPr>
          <w:t xml:space="preserve">presenta una </w:t>
        </w:r>
      </w:ins>
      <w:ins w:id="146" w:author="Guido Weksler" w:date="2021-06-11T16:08:00Z">
        <w:r w:rsidR="00B3003A">
          <w:rPr>
            <w:rFonts w:ascii="Times New Roman" w:hAnsi="Times New Roman" w:cs="Times New Roman"/>
          </w:rPr>
          <w:t xml:space="preserve"> mayor concentración del empleo en pequeños esta</w:t>
        </w:r>
      </w:ins>
      <w:ins w:id="147" w:author="Guido Weksler" w:date="2021-06-11T16:09:00Z">
        <w:r w:rsidR="00B3003A">
          <w:rPr>
            <w:rFonts w:ascii="Times New Roman" w:hAnsi="Times New Roman" w:cs="Times New Roman"/>
          </w:rPr>
          <w:t>blecimientos y puestos de baja o media calificación</w:t>
        </w:r>
      </w:ins>
      <w:ins w:id="148" w:author="Guido Weksler" w:date="2021-06-11T16:26:00Z">
        <w:r w:rsidR="00363EA1">
          <w:rPr>
            <w:rFonts w:ascii="Times New Roman" w:hAnsi="Times New Roman" w:cs="Times New Roman"/>
          </w:rPr>
          <w:t>. A su vez,</w:t>
        </w:r>
      </w:ins>
      <w:ins w:id="149" w:author="Guido Weksler" w:date="2021-06-11T16:15:00Z">
        <w:r w:rsidR="00B3003A">
          <w:rPr>
            <w:rFonts w:ascii="Times New Roman" w:hAnsi="Times New Roman" w:cs="Times New Roman"/>
          </w:rPr>
          <w:t xml:space="preserve"> </w:t>
        </w:r>
      </w:ins>
      <w:ins w:id="150" w:author="Guido Weksler" w:date="2021-06-11T16:26:00Z">
        <w:r w:rsidR="00363EA1">
          <w:rPr>
            <w:rFonts w:ascii="Times New Roman" w:hAnsi="Times New Roman" w:cs="Times New Roman"/>
          </w:rPr>
          <w:t>en cada uno de los perfiles analizados</w:t>
        </w:r>
      </w:ins>
      <w:ins w:id="151" w:author="Guido Weksler" w:date="2021-06-11T16:46:00Z">
        <w:r w:rsidR="00A36587">
          <w:rPr>
            <w:rFonts w:ascii="Times New Roman" w:hAnsi="Times New Roman" w:cs="Times New Roman"/>
          </w:rPr>
          <w:t>, estos países</w:t>
        </w:r>
      </w:ins>
      <w:ins w:id="152" w:author="Guido Weksler" w:date="2021-06-11T16:26:00Z">
        <w:r w:rsidR="00363EA1">
          <w:rPr>
            <w:rFonts w:ascii="Times New Roman" w:hAnsi="Times New Roman" w:cs="Times New Roman"/>
          </w:rPr>
          <w:t xml:space="preserve"> </w:t>
        </w:r>
      </w:ins>
      <w:ins w:id="153" w:author="Guido Weksler" w:date="2021-06-11T16:15:00Z">
        <w:r w:rsidR="00B3003A">
          <w:rPr>
            <w:rFonts w:ascii="Times New Roman" w:hAnsi="Times New Roman" w:cs="Times New Roman"/>
          </w:rPr>
          <w:t>muestra</w:t>
        </w:r>
      </w:ins>
      <w:ins w:id="154" w:author="Guido Weksler" w:date="2021-06-11T16:46:00Z">
        <w:r w:rsidR="00A36587">
          <w:rPr>
            <w:rFonts w:ascii="Times New Roman" w:hAnsi="Times New Roman" w:cs="Times New Roman"/>
          </w:rPr>
          <w:t>n</w:t>
        </w:r>
      </w:ins>
      <w:ins w:id="155" w:author="Guido Weksler" w:date="2021-06-11T16:15:00Z">
        <w:r w:rsidR="00B3003A">
          <w:rPr>
            <w:rFonts w:ascii="Times New Roman" w:hAnsi="Times New Roman" w:cs="Times New Roman"/>
          </w:rPr>
          <w:t xml:space="preserve"> </w:t>
        </w:r>
      </w:ins>
      <w:ins w:id="156" w:author="Guido Weksler" w:date="2021-06-11T16:16:00Z">
        <w:r w:rsidR="00B3003A">
          <w:rPr>
            <w:rFonts w:ascii="Times New Roman" w:hAnsi="Times New Roman" w:cs="Times New Roman"/>
          </w:rPr>
          <w:t xml:space="preserve">brechas </w:t>
        </w:r>
      </w:ins>
      <w:ins w:id="157" w:author="Guido Weksler" w:date="2021-06-11T16:46:00Z">
        <w:r w:rsidR="00A36587">
          <w:rPr>
            <w:rFonts w:ascii="Times New Roman" w:hAnsi="Times New Roman" w:cs="Times New Roman"/>
          </w:rPr>
          <w:t xml:space="preserve">salariales y </w:t>
        </w:r>
      </w:ins>
      <w:ins w:id="158" w:author="Guido Weksler" w:date="2021-06-11T16:16:00Z">
        <w:r w:rsidR="00B3003A">
          <w:rPr>
            <w:rFonts w:ascii="Times New Roman" w:hAnsi="Times New Roman" w:cs="Times New Roman"/>
          </w:rPr>
          <w:t>en las condiciones</w:t>
        </w:r>
      </w:ins>
      <w:ins w:id="159" w:author="Guido Weksler" w:date="2021-06-11T16:47:00Z">
        <w:r w:rsidR="00A36587">
          <w:rPr>
            <w:rFonts w:ascii="Times New Roman" w:hAnsi="Times New Roman" w:cs="Times New Roman"/>
          </w:rPr>
          <w:t xml:space="preserve"> de empleo</w:t>
        </w:r>
      </w:ins>
      <w:ins w:id="160" w:author="Guido Weksler" w:date="2021-06-11T16:16:00Z">
        <w:r w:rsidR="00B3003A">
          <w:rPr>
            <w:rFonts w:ascii="Times New Roman" w:hAnsi="Times New Roman" w:cs="Times New Roman"/>
          </w:rPr>
          <w:t xml:space="preserve"> </w:t>
        </w:r>
      </w:ins>
      <w:ins w:id="161" w:author="Guido Weksler" w:date="2021-06-11T16:47:00Z">
        <w:r w:rsidR="00A36587">
          <w:rPr>
            <w:rFonts w:ascii="Times New Roman" w:hAnsi="Times New Roman" w:cs="Times New Roman"/>
          </w:rPr>
          <w:t xml:space="preserve">respecto a sus </w:t>
        </w:r>
      </w:ins>
      <w:ins w:id="162" w:author="Guido Weksler" w:date="2021-06-11T16:46:00Z">
        <w:r w:rsidR="00A36587">
          <w:rPr>
            <w:rFonts w:ascii="Times New Roman" w:hAnsi="Times New Roman" w:cs="Times New Roman"/>
          </w:rPr>
          <w:t xml:space="preserve">perfiles </w:t>
        </w:r>
      </w:ins>
      <w:ins w:id="163" w:author="Guido Weksler" w:date="2021-06-11T16:47:00Z">
        <w:r w:rsidR="00A36587">
          <w:rPr>
            <w:rFonts w:ascii="Times New Roman" w:hAnsi="Times New Roman" w:cs="Times New Roman"/>
          </w:rPr>
          <w:t>equivalentes de</w:t>
        </w:r>
      </w:ins>
      <w:ins w:id="164" w:author="Guido Weksler" w:date="2021-06-11T16:46:00Z">
        <w:r w:rsidR="00A36587">
          <w:rPr>
            <w:rFonts w:ascii="Times New Roman" w:hAnsi="Times New Roman" w:cs="Times New Roman"/>
          </w:rPr>
          <w:t xml:space="preserve"> los </w:t>
        </w:r>
      </w:ins>
      <w:ins w:id="165" w:author="Guido Weksler" w:date="2021-06-11T16:16:00Z">
        <w:r w:rsidR="00B3003A">
          <w:rPr>
            <w:rFonts w:ascii="Times New Roman" w:hAnsi="Times New Roman" w:cs="Times New Roman"/>
          </w:rPr>
          <w:t>países de mayor desarrollo productivo</w:t>
        </w:r>
      </w:ins>
      <w:r w:rsidRPr="00C85498">
        <w:rPr>
          <w:rFonts w:ascii="Times New Roman" w:hAnsi="Times New Roman" w:cs="Times New Roman"/>
        </w:rPr>
        <w:t>.</w:t>
      </w:r>
      <w:commentRangeEnd w:id="138"/>
      <w:r w:rsidR="00897022">
        <w:rPr>
          <w:rStyle w:val="Refdecomentario"/>
        </w:rPr>
        <w:commentReference w:id="138"/>
      </w:r>
      <w:commentRangeEnd w:id="139"/>
      <w:r w:rsidR="00B3003A">
        <w:rPr>
          <w:rStyle w:val="Refdecomentario"/>
        </w:rPr>
        <w:commentReference w:id="139"/>
      </w:r>
      <w:r w:rsidRPr="00C85498">
        <w:rPr>
          <w:rFonts w:ascii="Times New Roman" w:hAnsi="Times New Roman" w:cs="Times New Roman"/>
        </w:rPr>
        <w:t xml:space="preserve"> </w:t>
      </w:r>
      <w:commentRangeStart w:id="166"/>
      <w:r w:rsidRPr="00C85498">
        <w:rPr>
          <w:rFonts w:ascii="Times New Roman" w:hAnsi="Times New Roman" w:cs="Times New Roman"/>
        </w:rPr>
        <w:t xml:space="preserve">A su vez, las brechas internacionales en el salario </w:t>
      </w:r>
      <w:ins w:id="167" w:author="GRA�A JUAN MARTIN" w:date="2021-06-11T14:10:00Z">
        <w:r w:rsidR="00003D9C">
          <w:rPr>
            <w:rFonts w:ascii="Times New Roman" w:hAnsi="Times New Roman" w:cs="Times New Roman"/>
          </w:rPr>
          <w:t>existentes en todos los perfiles se exace</w:t>
        </w:r>
      </w:ins>
      <w:ins w:id="168" w:author="GRA�A JUAN MARTIN" w:date="2021-06-11T14:11:00Z">
        <w:r w:rsidR="00003D9C">
          <w:rPr>
            <w:rFonts w:ascii="Times New Roman" w:hAnsi="Times New Roman" w:cs="Times New Roman"/>
          </w:rPr>
          <w:t>rban en aquellos de menor nivel de calificación y tamaño de establecimiento.</w:t>
        </w:r>
      </w:ins>
      <w:commentRangeEnd w:id="166"/>
      <w:r w:rsidR="00363EA1">
        <w:rPr>
          <w:rStyle w:val="Refdecomentario"/>
        </w:rPr>
        <w:commentReference w:id="166"/>
      </w:r>
      <w:ins w:id="169" w:author="GRA�A JUAN MARTIN" w:date="2021-06-11T14:11:00Z">
        <w:r w:rsidR="00003D9C">
          <w:rPr>
            <w:rFonts w:ascii="Times New Roman" w:hAnsi="Times New Roman" w:cs="Times New Roman"/>
          </w:rPr>
          <w:t xml:space="preserve"> </w:t>
        </w:r>
      </w:ins>
      <w:del w:id="170" w:author="GRA�A JUAN MARTIN" w:date="2021-06-11T14:11:00Z">
        <w:r w:rsidRPr="00C85498" w:rsidDel="00003D9C">
          <w:rPr>
            <w:rFonts w:ascii="Times New Roman" w:hAnsi="Times New Roman" w:cs="Times New Roman"/>
          </w:rPr>
          <w:delText xml:space="preserve">se reproducen al </w:delText>
        </w:r>
        <w:r w:rsidR="002D1B85" w:rsidRPr="00C85498" w:rsidDel="00003D9C">
          <w:rPr>
            <w:rFonts w:ascii="Times New Roman" w:hAnsi="Times New Roman" w:cs="Times New Roman"/>
          </w:rPr>
          <w:delText>comparar</w:delText>
        </w:r>
        <w:r w:rsidRPr="00C85498" w:rsidDel="00003D9C">
          <w:rPr>
            <w:rFonts w:ascii="Times New Roman" w:hAnsi="Times New Roman" w:cs="Times New Roman"/>
          </w:rPr>
          <w:delText xml:space="preserve"> </w:delText>
        </w:r>
        <w:r w:rsidR="002D1B85" w:rsidRPr="00C85498" w:rsidDel="00003D9C">
          <w:rPr>
            <w:rFonts w:ascii="Times New Roman" w:hAnsi="Times New Roman" w:cs="Times New Roman"/>
          </w:rPr>
          <w:delText>el salario percibido por</w:delText>
        </w:r>
        <w:r w:rsidRPr="00C85498" w:rsidDel="00003D9C">
          <w:rPr>
            <w:rFonts w:ascii="Times New Roman" w:hAnsi="Times New Roman" w:cs="Times New Roman"/>
          </w:rPr>
          <w:delText xml:space="preserve"> </w:delText>
        </w:r>
        <w:r w:rsidR="002D1B85" w:rsidRPr="00C85498" w:rsidDel="00003D9C">
          <w:rPr>
            <w:rFonts w:ascii="Times New Roman" w:hAnsi="Times New Roman" w:cs="Times New Roman"/>
          </w:rPr>
          <w:delText>cada</w:delText>
        </w:r>
        <w:r w:rsidRPr="00C85498" w:rsidDel="00003D9C">
          <w:rPr>
            <w:rFonts w:ascii="Times New Roman" w:hAnsi="Times New Roman" w:cs="Times New Roman"/>
          </w:rPr>
          <w:delText xml:space="preserve"> </w:delText>
        </w:r>
        <w:r w:rsidR="002D1B85" w:rsidRPr="00C85498" w:rsidDel="00003D9C">
          <w:rPr>
            <w:rFonts w:ascii="Times New Roman" w:hAnsi="Times New Roman" w:cs="Times New Roman"/>
          </w:rPr>
          <w:delText xml:space="preserve">uno de los </w:delText>
        </w:r>
        <w:r w:rsidRPr="00C85498" w:rsidDel="00003D9C">
          <w:rPr>
            <w:rFonts w:ascii="Times New Roman" w:hAnsi="Times New Roman" w:cs="Times New Roman"/>
          </w:rPr>
          <w:delText>perfiles</w:delText>
        </w:r>
        <w:r w:rsidR="001C5A06" w:rsidRPr="00C85498" w:rsidDel="00003D9C">
          <w:rPr>
            <w:rFonts w:ascii="Times New Roman" w:hAnsi="Times New Roman" w:cs="Times New Roman"/>
          </w:rPr>
          <w:delText xml:space="preserve"> analizados</w:delText>
        </w:r>
        <w:r w:rsidRPr="00C85498" w:rsidDel="00003D9C">
          <w:rPr>
            <w:rFonts w:ascii="Times New Roman" w:hAnsi="Times New Roman" w:cs="Times New Roman"/>
          </w:rPr>
          <w:delText xml:space="preserve">. </w:delText>
        </w:r>
      </w:del>
      <w:commentRangeStart w:id="171"/>
      <w:del w:id="172" w:author="Guido Weksler" w:date="2021-06-11T16:27:00Z">
        <w:r w:rsidR="002D1B85" w:rsidRPr="00C85498" w:rsidDel="00363EA1">
          <w:rPr>
            <w:rFonts w:ascii="Times New Roman" w:hAnsi="Times New Roman" w:cs="Times New Roman"/>
          </w:rPr>
          <w:delText xml:space="preserve">Por otra parte, en cada uno de los países, </w:delText>
        </w:r>
        <w:r w:rsidRPr="00C85498" w:rsidDel="00363EA1">
          <w:rPr>
            <w:rFonts w:ascii="Times New Roman" w:hAnsi="Times New Roman" w:cs="Times New Roman"/>
          </w:rPr>
          <w:delText>las variables de calificación y tamañ</w:delText>
        </w:r>
        <w:r w:rsidR="002D1B85" w:rsidRPr="00C85498" w:rsidDel="00363EA1">
          <w:rPr>
            <w:rFonts w:ascii="Times New Roman" w:hAnsi="Times New Roman" w:cs="Times New Roman"/>
          </w:rPr>
          <w:delText>o</w:delText>
        </w:r>
        <w:r w:rsidRPr="00C85498" w:rsidDel="00363EA1">
          <w:rPr>
            <w:rFonts w:ascii="Times New Roman" w:hAnsi="Times New Roman" w:cs="Times New Roman"/>
          </w:rPr>
          <w:delText xml:space="preserve"> de establecimiento estratifican </w:delText>
        </w:r>
        <w:r w:rsidR="002D1B85" w:rsidRPr="00C85498" w:rsidDel="00363EA1">
          <w:rPr>
            <w:rFonts w:ascii="Times New Roman" w:hAnsi="Times New Roman" w:cs="Times New Roman"/>
          </w:rPr>
          <w:delText xml:space="preserve">perfectamente la calidad de los puestos de trabajo (en función de los ingresos percibidos, su relación con el </w:delText>
        </w:r>
        <w:r w:rsidR="00AA661D" w:rsidRPr="00C85498" w:rsidDel="00363EA1">
          <w:rPr>
            <w:rFonts w:ascii="Times New Roman" w:hAnsi="Times New Roman" w:cs="Times New Roman"/>
          </w:rPr>
          <w:delText>des</w:delText>
        </w:r>
        <w:r w:rsidR="002D1B85" w:rsidRPr="00C85498" w:rsidDel="00363EA1">
          <w:rPr>
            <w:rFonts w:ascii="Times New Roman" w:hAnsi="Times New Roman" w:cs="Times New Roman"/>
          </w:rPr>
          <w:delText xml:space="preserve">empleo, y </w:delText>
        </w:r>
        <w:r w:rsidR="00C55F90" w:rsidRPr="00C85498" w:rsidDel="00363EA1">
          <w:rPr>
            <w:rFonts w:ascii="Times New Roman" w:hAnsi="Times New Roman" w:cs="Times New Roman"/>
          </w:rPr>
          <w:delText>diferentes aspectos</w:delText>
        </w:r>
        <w:r w:rsidR="002D1B85" w:rsidRPr="00C85498" w:rsidDel="00363EA1">
          <w:rPr>
            <w:rFonts w:ascii="Times New Roman" w:hAnsi="Times New Roman" w:cs="Times New Roman"/>
          </w:rPr>
          <w:delText xml:space="preserve"> de </w:delText>
        </w:r>
      </w:del>
      <w:ins w:id="173" w:author="GRA�A JUAN MARTIN" w:date="2021-06-11T14:12:00Z">
        <w:del w:id="174" w:author="Guido Weksler" w:date="2021-06-11T16:27:00Z">
          <w:r w:rsidR="00003D9C" w:rsidDel="00363EA1">
            <w:rPr>
              <w:rFonts w:ascii="Times New Roman" w:hAnsi="Times New Roman" w:cs="Times New Roman"/>
            </w:rPr>
            <w:delText>la calidad de la ocupación</w:delText>
          </w:r>
        </w:del>
      </w:ins>
      <w:del w:id="175" w:author="Guido Weksler" w:date="2021-06-11T16:27:00Z">
        <w:r w:rsidR="002D1B85" w:rsidRPr="00C85498" w:rsidDel="00363EA1">
          <w:rPr>
            <w:rFonts w:ascii="Times New Roman" w:hAnsi="Times New Roman" w:cs="Times New Roman"/>
          </w:rPr>
          <w:delText>la relación laboral</w:delText>
        </w:r>
        <w:commentRangeEnd w:id="171"/>
        <w:r w:rsidR="00B3003A" w:rsidDel="00363EA1">
          <w:rPr>
            <w:rStyle w:val="Refdecomentario"/>
          </w:rPr>
          <w:commentReference w:id="171"/>
        </w:r>
        <w:r w:rsidR="002D1B85" w:rsidRPr="00C85498" w:rsidDel="00363EA1">
          <w:rPr>
            <w:rFonts w:ascii="Times New Roman" w:hAnsi="Times New Roman" w:cs="Times New Roman"/>
          </w:rPr>
          <w:delText>)</w:delText>
        </w:r>
        <w:r w:rsidRPr="00C85498" w:rsidDel="00363EA1">
          <w:rPr>
            <w:rFonts w:ascii="Times New Roman" w:hAnsi="Times New Roman" w:cs="Times New Roman"/>
          </w:rPr>
          <w:delText xml:space="preserve">. </w:delText>
        </w:r>
      </w:del>
      <w:commentRangeStart w:id="176"/>
      <w:del w:id="177" w:author="GRA�A JUAN MARTIN" w:date="2021-06-11T14:12:00Z">
        <w:r w:rsidR="00515819" w:rsidRPr="00C85498" w:rsidDel="00003D9C">
          <w:rPr>
            <w:rFonts w:ascii="Times New Roman" w:hAnsi="Times New Roman" w:cs="Times New Roman"/>
          </w:rPr>
          <w:delText xml:space="preserve">Sin embargo, </w:delText>
        </w:r>
        <w:r w:rsidR="00990071" w:rsidRPr="00C85498" w:rsidDel="00003D9C">
          <w:rPr>
            <w:rFonts w:ascii="Times New Roman" w:hAnsi="Times New Roman" w:cs="Times New Roman"/>
          </w:rPr>
          <w:delText>para el caso de Rumania y Bulgaria</w:delText>
        </w:r>
        <w:r w:rsidR="008D0F13" w:rsidRPr="00C85498" w:rsidDel="00003D9C">
          <w:rPr>
            <w:rFonts w:ascii="Times New Roman" w:hAnsi="Times New Roman" w:cs="Times New Roman"/>
          </w:rPr>
          <w:delText>,</w:delText>
        </w:r>
        <w:r w:rsidR="001C5A06" w:rsidRPr="00C85498" w:rsidDel="00003D9C">
          <w:rPr>
            <w:rFonts w:ascii="Times New Roman" w:hAnsi="Times New Roman" w:cs="Times New Roman"/>
          </w:rPr>
          <w:delText xml:space="preserve"> </w:delText>
        </w:r>
        <w:r w:rsidR="008D0F13" w:rsidRPr="00C85498" w:rsidDel="00003D9C">
          <w:rPr>
            <w:rFonts w:ascii="Times New Roman" w:hAnsi="Times New Roman" w:cs="Times New Roman"/>
          </w:rPr>
          <w:delText>dos de las</w:delText>
        </w:r>
        <w:r w:rsidR="001C5A06" w:rsidRPr="00C85498" w:rsidDel="00003D9C">
          <w:rPr>
            <w:rFonts w:ascii="Times New Roman" w:hAnsi="Times New Roman" w:cs="Times New Roman"/>
          </w:rPr>
          <w:delText xml:space="preserve"> variables elegidas para analizar la</w:delText>
        </w:r>
        <w:r w:rsidR="007A54A0" w:rsidRPr="00C85498" w:rsidDel="00003D9C">
          <w:rPr>
            <w:rFonts w:ascii="Times New Roman" w:hAnsi="Times New Roman" w:cs="Times New Roman"/>
          </w:rPr>
          <w:delText xml:space="preserve"> calidad de los vínculos laborales </w:delText>
        </w:r>
        <w:r w:rsidR="008D0F13" w:rsidRPr="00C85498" w:rsidDel="00003D9C">
          <w:rPr>
            <w:rFonts w:ascii="Times New Roman" w:hAnsi="Times New Roman" w:cs="Times New Roman"/>
          </w:rPr>
          <w:delText xml:space="preserve">(el empleo part-time y </w:delText>
        </w:r>
        <w:r w:rsidR="00146E08" w:rsidDel="00003D9C">
          <w:rPr>
            <w:rFonts w:ascii="Times New Roman" w:hAnsi="Times New Roman" w:cs="Times New Roman"/>
          </w:rPr>
          <w:delText xml:space="preserve">el </w:delText>
        </w:r>
        <w:r w:rsidR="008D0F13" w:rsidRPr="00C85498" w:rsidDel="00003D9C">
          <w:rPr>
            <w:rFonts w:ascii="Times New Roman" w:hAnsi="Times New Roman" w:cs="Times New Roman"/>
          </w:rPr>
          <w:delText>trabajo por tiempo determinado)</w:delText>
        </w:r>
        <w:r w:rsidR="001C5A06" w:rsidRPr="00C85498" w:rsidDel="00003D9C">
          <w:rPr>
            <w:rFonts w:ascii="Times New Roman" w:hAnsi="Times New Roman" w:cs="Times New Roman"/>
          </w:rPr>
          <w:delText xml:space="preserve"> </w:delText>
        </w:r>
        <w:r w:rsidR="008D0F13" w:rsidRPr="00C85498" w:rsidDel="00003D9C">
          <w:rPr>
            <w:rFonts w:ascii="Times New Roman" w:hAnsi="Times New Roman" w:cs="Times New Roman"/>
          </w:rPr>
          <w:delText xml:space="preserve">no </w:delText>
        </w:r>
        <w:r w:rsidR="001C5A06" w:rsidRPr="00C85498" w:rsidDel="00003D9C">
          <w:rPr>
            <w:rFonts w:ascii="Times New Roman" w:hAnsi="Times New Roman" w:cs="Times New Roman"/>
          </w:rPr>
          <w:delText>siguen</w:delText>
        </w:r>
        <w:r w:rsidR="008D0F13" w:rsidRPr="00C85498" w:rsidDel="00003D9C">
          <w:rPr>
            <w:rFonts w:ascii="Times New Roman" w:hAnsi="Times New Roman" w:cs="Times New Roman"/>
          </w:rPr>
          <w:delText xml:space="preserve"> perfectamente</w:delText>
        </w:r>
        <w:r w:rsidR="001C5A06" w:rsidRPr="00C85498" w:rsidDel="00003D9C">
          <w:rPr>
            <w:rFonts w:ascii="Times New Roman" w:hAnsi="Times New Roman" w:cs="Times New Roman"/>
          </w:rPr>
          <w:delText xml:space="preserve"> la estratificación esperada</w:delText>
        </w:r>
        <w:r w:rsidR="009036AD" w:rsidDel="00003D9C">
          <w:rPr>
            <w:rFonts w:ascii="Times New Roman" w:hAnsi="Times New Roman" w:cs="Times New Roman"/>
          </w:rPr>
          <w:delText xml:space="preserve"> entre países</w:delText>
        </w:r>
        <w:r w:rsidR="001C5A06" w:rsidRPr="00C85498" w:rsidDel="00003D9C">
          <w:rPr>
            <w:rFonts w:ascii="Times New Roman" w:hAnsi="Times New Roman" w:cs="Times New Roman"/>
          </w:rPr>
          <w:delText xml:space="preserve"> según </w:delText>
        </w:r>
        <w:r w:rsidR="009036AD" w:rsidDel="00003D9C">
          <w:rPr>
            <w:rFonts w:ascii="Times New Roman" w:hAnsi="Times New Roman" w:cs="Times New Roman"/>
          </w:rPr>
          <w:delText>sus</w:delText>
        </w:r>
        <w:r w:rsidR="001C5A06" w:rsidRPr="00C85498" w:rsidDel="00003D9C">
          <w:rPr>
            <w:rFonts w:ascii="Times New Roman" w:hAnsi="Times New Roman" w:cs="Times New Roman"/>
          </w:rPr>
          <w:delText xml:space="preserve"> nivel</w:delText>
        </w:r>
        <w:r w:rsidR="009036AD" w:rsidDel="00003D9C">
          <w:rPr>
            <w:rFonts w:ascii="Times New Roman" w:hAnsi="Times New Roman" w:cs="Times New Roman"/>
          </w:rPr>
          <w:delText>es</w:delText>
        </w:r>
        <w:r w:rsidR="001C5A06" w:rsidRPr="00C85498" w:rsidDel="00003D9C">
          <w:rPr>
            <w:rFonts w:ascii="Times New Roman" w:hAnsi="Times New Roman" w:cs="Times New Roman"/>
          </w:rPr>
          <w:delText xml:space="preserve"> de productividad.</w:delText>
        </w:r>
        <w:r w:rsidR="00515819" w:rsidRPr="00C85498" w:rsidDel="00003D9C">
          <w:rPr>
            <w:rFonts w:ascii="Times New Roman" w:hAnsi="Times New Roman" w:cs="Times New Roman"/>
          </w:rPr>
          <w:delText xml:space="preserve"> </w:delText>
        </w:r>
        <w:commentRangeStart w:id="178"/>
        <w:r w:rsidR="00146E08" w:rsidDel="00003D9C">
          <w:rPr>
            <w:rFonts w:ascii="Times New Roman" w:hAnsi="Times New Roman" w:cs="Times New Roman"/>
          </w:rPr>
          <w:delText>L</w:delText>
        </w:r>
        <w:r w:rsidR="00515819" w:rsidRPr="00C85498" w:rsidDel="00003D9C">
          <w:rPr>
            <w:rFonts w:ascii="Times New Roman" w:hAnsi="Times New Roman" w:cs="Times New Roman"/>
          </w:rPr>
          <w:delText>as razones de tal discrepancia serán objeto de análisis en la continuidad de la investigación.</w:delText>
        </w:r>
      </w:del>
      <w:commentRangeEnd w:id="176"/>
      <w:r w:rsidR="00003D9C">
        <w:rPr>
          <w:rStyle w:val="Refdecomentario"/>
        </w:rPr>
        <w:commentReference w:id="176"/>
      </w:r>
      <w:commentRangeEnd w:id="178"/>
      <w:r w:rsidR="00A36587">
        <w:rPr>
          <w:rStyle w:val="Refdecomentario"/>
        </w:rPr>
        <w:commentReference w:id="178"/>
      </w:r>
    </w:p>
    <w:p w14:paraId="4790572A" w14:textId="1B7EF03D" w:rsidR="009A1056" w:rsidRDefault="00500B2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El artículo se organiza de la siguiente manera. </w:t>
      </w:r>
      <w:r w:rsidR="009A1056" w:rsidRPr="00C85498">
        <w:rPr>
          <w:rFonts w:ascii="Times New Roman" w:hAnsi="Times New Roman" w:cs="Times New Roman"/>
        </w:rPr>
        <w:t>En el próximo apartado presentamos el marco teórico sobre el cu</w:t>
      </w:r>
      <w:r w:rsidR="00EF1C86" w:rsidRPr="00C85498">
        <w:rPr>
          <w:rFonts w:ascii="Times New Roman" w:hAnsi="Times New Roman" w:cs="Times New Roman"/>
        </w:rPr>
        <w:t>a</w:t>
      </w:r>
      <w:r w:rsidR="009A1056" w:rsidRPr="00C85498">
        <w:rPr>
          <w:rFonts w:ascii="Times New Roman" w:hAnsi="Times New Roman" w:cs="Times New Roman"/>
        </w:rPr>
        <w:t xml:space="preserve">l se realiza el presente estudio. Allí analizamos los </w:t>
      </w:r>
      <w:r w:rsidR="00680F28" w:rsidRPr="00C85498">
        <w:rPr>
          <w:rFonts w:ascii="Times New Roman" w:hAnsi="Times New Roman" w:cs="Times New Roman"/>
        </w:rPr>
        <w:t xml:space="preserve">determinantes económicos </w:t>
      </w:r>
      <w:r w:rsidR="009A1056" w:rsidRPr="00C85498">
        <w:rPr>
          <w:rFonts w:ascii="Times New Roman" w:hAnsi="Times New Roman" w:cs="Times New Roman"/>
        </w:rPr>
        <w:t>de la precariedad laboral</w:t>
      </w:r>
      <w:r w:rsidR="00F94BFC" w:rsidRPr="00C85498">
        <w:rPr>
          <w:rFonts w:ascii="Times New Roman" w:hAnsi="Times New Roman" w:cs="Times New Roman"/>
        </w:rPr>
        <w:t>,</w:t>
      </w:r>
      <w:r w:rsidR="008A3367" w:rsidRPr="00C85498">
        <w:rPr>
          <w:rFonts w:ascii="Times New Roman" w:hAnsi="Times New Roman" w:cs="Times New Roman"/>
        </w:rPr>
        <w:t xml:space="preserve"> así como</w:t>
      </w:r>
      <w:r w:rsidRPr="00C85498">
        <w:rPr>
          <w:rFonts w:ascii="Times New Roman" w:hAnsi="Times New Roman" w:cs="Times New Roman"/>
        </w:rPr>
        <w:t xml:space="preserve"> también presentamos</w:t>
      </w:r>
      <w:r w:rsidR="008A3367" w:rsidRPr="00C85498">
        <w:rPr>
          <w:rFonts w:ascii="Times New Roman" w:hAnsi="Times New Roman" w:cs="Times New Roman"/>
        </w:rPr>
        <w:t xml:space="preserve"> la estrategia de </w:t>
      </w:r>
      <w:r w:rsidR="009A1056" w:rsidRPr="00C85498">
        <w:rPr>
          <w:rFonts w:ascii="Times New Roman" w:hAnsi="Times New Roman" w:cs="Times New Roman"/>
        </w:rPr>
        <w:t>abordaje</w:t>
      </w:r>
      <w:r w:rsidR="00680F28" w:rsidRPr="00C85498">
        <w:rPr>
          <w:rFonts w:ascii="Times New Roman" w:hAnsi="Times New Roman" w:cs="Times New Roman"/>
        </w:rPr>
        <w:t xml:space="preserve">. </w:t>
      </w:r>
      <w:r w:rsidR="009A1056" w:rsidRPr="00C85498">
        <w:rPr>
          <w:rFonts w:ascii="Times New Roman" w:hAnsi="Times New Roman" w:cs="Times New Roman"/>
        </w:rPr>
        <w:t xml:space="preserve">En el </w:t>
      </w:r>
      <w:r w:rsidR="00293A90" w:rsidRPr="00C85498">
        <w:rPr>
          <w:rFonts w:ascii="Times New Roman" w:hAnsi="Times New Roman" w:cs="Times New Roman"/>
        </w:rPr>
        <w:t xml:space="preserve">tercer </w:t>
      </w:r>
      <w:r w:rsidR="009A1056" w:rsidRPr="00C85498">
        <w:rPr>
          <w:rFonts w:ascii="Times New Roman" w:hAnsi="Times New Roman" w:cs="Times New Roman"/>
        </w:rPr>
        <w:t xml:space="preserve">apartado </w:t>
      </w:r>
      <w:r w:rsidRPr="00C85498">
        <w:rPr>
          <w:rFonts w:ascii="Times New Roman" w:hAnsi="Times New Roman" w:cs="Times New Roman"/>
        </w:rPr>
        <w:t>analizamos</w:t>
      </w:r>
      <w:r w:rsidR="009A1056" w:rsidRPr="00C85498">
        <w:rPr>
          <w:rFonts w:ascii="Times New Roman" w:hAnsi="Times New Roman" w:cs="Times New Roman"/>
        </w:rPr>
        <w:t xml:space="preserve"> l</w:t>
      </w:r>
      <w:r w:rsidR="00680F28" w:rsidRPr="00C85498">
        <w:rPr>
          <w:rFonts w:ascii="Times New Roman" w:hAnsi="Times New Roman" w:cs="Times New Roman"/>
        </w:rPr>
        <w:t>os resultados</w:t>
      </w:r>
      <w:r w:rsidRPr="00C85498">
        <w:rPr>
          <w:rFonts w:ascii="Times New Roman" w:hAnsi="Times New Roman" w:cs="Times New Roman"/>
        </w:rPr>
        <w:t xml:space="preserve"> de nuestro estudio empírico</w:t>
      </w:r>
      <w:r w:rsidR="009A1056" w:rsidRPr="00C85498">
        <w:rPr>
          <w:rFonts w:ascii="Times New Roman" w:hAnsi="Times New Roman" w:cs="Times New Roman"/>
        </w:rPr>
        <w:t>. Por último</w:t>
      </w:r>
      <w:r w:rsidR="00680F28" w:rsidRPr="00C85498">
        <w:rPr>
          <w:rFonts w:ascii="Times New Roman" w:hAnsi="Times New Roman" w:cs="Times New Roman"/>
        </w:rPr>
        <w:t>,</w:t>
      </w:r>
      <w:r w:rsidR="009A1056" w:rsidRPr="00C85498">
        <w:rPr>
          <w:rFonts w:ascii="Times New Roman" w:hAnsi="Times New Roman" w:cs="Times New Roman"/>
        </w:rPr>
        <w:t xml:space="preserve"> establecemos la</w:t>
      </w:r>
      <w:r w:rsidR="00C86119" w:rsidRPr="00C85498">
        <w:rPr>
          <w:rFonts w:ascii="Times New Roman" w:hAnsi="Times New Roman" w:cs="Times New Roman"/>
        </w:rPr>
        <w:t>s</w:t>
      </w:r>
      <w:r w:rsidR="009A1056" w:rsidRPr="00C85498">
        <w:rPr>
          <w:rFonts w:ascii="Times New Roman" w:hAnsi="Times New Roman" w:cs="Times New Roman"/>
        </w:rPr>
        <w:t xml:space="preserve"> conclusiones y las próximas líneas de investigación que se desprenden de nuestro estudio.</w:t>
      </w:r>
      <w:r w:rsidR="00680F28" w:rsidRPr="00C85498">
        <w:rPr>
          <w:rFonts w:ascii="Times New Roman" w:hAnsi="Times New Roman" w:cs="Times New Roman"/>
        </w:rPr>
        <w:t xml:space="preserve"> Dada la complejidad de </w:t>
      </w:r>
      <w:r w:rsidR="00E84B57" w:rsidRPr="00C85498">
        <w:rPr>
          <w:rFonts w:ascii="Times New Roman" w:hAnsi="Times New Roman" w:cs="Times New Roman"/>
        </w:rPr>
        <w:t xml:space="preserve">algunas de </w:t>
      </w:r>
      <w:r w:rsidR="00680F28" w:rsidRPr="00C85498">
        <w:rPr>
          <w:rFonts w:ascii="Times New Roman" w:hAnsi="Times New Roman" w:cs="Times New Roman"/>
        </w:rPr>
        <w:t>las estimaciones</w:t>
      </w:r>
      <w:r w:rsidRPr="00C85498">
        <w:rPr>
          <w:rFonts w:ascii="Times New Roman" w:hAnsi="Times New Roman" w:cs="Times New Roman"/>
        </w:rPr>
        <w:t xml:space="preserve"> y la compatibilidad de fuentes</w:t>
      </w:r>
      <w:r w:rsidR="00680F28" w:rsidRPr="00C85498">
        <w:rPr>
          <w:rFonts w:ascii="Times New Roman" w:hAnsi="Times New Roman" w:cs="Times New Roman"/>
        </w:rPr>
        <w:t>, se presenta un Anexo con la información</w:t>
      </w:r>
      <w:r w:rsidR="00F94BFC" w:rsidRPr="00C85498">
        <w:rPr>
          <w:rFonts w:ascii="Times New Roman" w:hAnsi="Times New Roman" w:cs="Times New Roman"/>
        </w:rPr>
        <w:t xml:space="preserve"> metodológica correspondiente</w:t>
      </w:r>
      <w:r w:rsidR="00680F28" w:rsidRPr="00C85498">
        <w:rPr>
          <w:rFonts w:ascii="Times New Roman" w:hAnsi="Times New Roman" w:cs="Times New Roman"/>
        </w:rPr>
        <w:t>.</w:t>
      </w:r>
    </w:p>
    <w:p w14:paraId="4CDA9770" w14:textId="77777777" w:rsidR="00F903B1" w:rsidRPr="00C85498" w:rsidRDefault="00F903B1" w:rsidP="004467DB">
      <w:pPr>
        <w:spacing w:after="120" w:line="240" w:lineRule="auto"/>
        <w:ind w:firstLine="397"/>
        <w:jc w:val="both"/>
        <w:rPr>
          <w:rFonts w:ascii="Times New Roman" w:hAnsi="Times New Roman" w:cs="Times New Roman"/>
        </w:rPr>
      </w:pPr>
    </w:p>
    <w:p w14:paraId="076CC066" w14:textId="1FD01D77" w:rsidR="009A1056" w:rsidRDefault="009A1056"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t>MARCO TEÓRICO Y PROPUESTA DE ANÁLISIS</w:t>
      </w:r>
    </w:p>
    <w:p w14:paraId="3C4904B4" w14:textId="77777777" w:rsidR="00DA1286" w:rsidRPr="00C85498" w:rsidRDefault="00DA1286" w:rsidP="00DA1286">
      <w:pPr>
        <w:pStyle w:val="Prrafodelista"/>
        <w:spacing w:after="120" w:line="240" w:lineRule="auto"/>
        <w:ind w:left="360"/>
        <w:rPr>
          <w:rFonts w:ascii="Times New Roman" w:hAnsi="Times New Roman" w:cs="Times New Roman"/>
          <w:b/>
          <w:bCs/>
        </w:rPr>
      </w:pPr>
    </w:p>
    <w:p w14:paraId="7CCA7D10" w14:textId="2F7F0770" w:rsidR="009A1056" w:rsidRPr="00DA1286" w:rsidRDefault="009A1056" w:rsidP="00DA1286">
      <w:pPr>
        <w:pStyle w:val="Prrafodelista"/>
        <w:numPr>
          <w:ilvl w:val="1"/>
          <w:numId w:val="1"/>
        </w:numPr>
        <w:spacing w:after="120" w:line="240" w:lineRule="auto"/>
        <w:rPr>
          <w:rFonts w:ascii="Times New Roman" w:hAnsi="Times New Roman" w:cs="Times New Roman"/>
          <w:b/>
          <w:bCs/>
        </w:rPr>
      </w:pPr>
      <w:r w:rsidRPr="00DA1286">
        <w:rPr>
          <w:rFonts w:ascii="Times New Roman" w:hAnsi="Times New Roman" w:cs="Times New Roman"/>
          <w:b/>
          <w:bCs/>
        </w:rPr>
        <w:t xml:space="preserve">El valor de la fuerza de trabajo y la calidad del </w:t>
      </w:r>
      <w:commentRangeStart w:id="179"/>
      <w:commentRangeStart w:id="180"/>
      <w:r w:rsidRPr="00DA1286">
        <w:rPr>
          <w:rFonts w:ascii="Times New Roman" w:hAnsi="Times New Roman" w:cs="Times New Roman"/>
          <w:b/>
          <w:bCs/>
        </w:rPr>
        <w:t>empleo</w:t>
      </w:r>
      <w:commentRangeEnd w:id="179"/>
      <w:r w:rsidR="00A64C78">
        <w:rPr>
          <w:rStyle w:val="Refdecomentario"/>
        </w:rPr>
        <w:commentReference w:id="179"/>
      </w:r>
      <w:commentRangeEnd w:id="180"/>
      <w:r w:rsidR="00363EA1">
        <w:rPr>
          <w:rStyle w:val="Refdecomentario"/>
        </w:rPr>
        <w:commentReference w:id="180"/>
      </w:r>
    </w:p>
    <w:p w14:paraId="7F2CC4F9" w14:textId="3A3E47AC" w:rsidR="009A1056" w:rsidRPr="00C85498" w:rsidRDefault="00A64C78" w:rsidP="004467DB">
      <w:pPr>
        <w:spacing w:after="120" w:line="240" w:lineRule="auto"/>
        <w:ind w:firstLine="397"/>
        <w:jc w:val="both"/>
        <w:rPr>
          <w:rFonts w:ascii="Times New Roman" w:hAnsi="Times New Roman" w:cs="Times New Roman"/>
        </w:rPr>
      </w:pPr>
      <w:ins w:id="181" w:author="GRA�A JUAN MARTIN" w:date="2021-06-11T14:30:00Z">
        <w:r>
          <w:rPr>
            <w:rFonts w:ascii="Times New Roman" w:hAnsi="Times New Roman" w:cs="Times New Roman"/>
          </w:rPr>
          <w:t xml:space="preserve">Al evaluar </w:t>
        </w:r>
        <w:proofErr w:type="spellStart"/>
        <w:r>
          <w:rPr>
            <w:rFonts w:ascii="Times New Roman" w:hAnsi="Times New Roman" w:cs="Times New Roman"/>
          </w:rPr>
          <w:t>la</w:t>
        </w:r>
      </w:ins>
      <w:r w:rsidR="009A1056" w:rsidRPr="00C85498">
        <w:rPr>
          <w:rFonts w:ascii="Times New Roman" w:hAnsi="Times New Roman" w:cs="Times New Roman"/>
        </w:rPr>
        <w:t>Bajo</w:t>
      </w:r>
      <w:proofErr w:type="spellEnd"/>
      <w:r w:rsidR="009A1056" w:rsidRPr="00C85498">
        <w:rPr>
          <w:rFonts w:ascii="Times New Roman" w:hAnsi="Times New Roman" w:cs="Times New Roman"/>
        </w:rPr>
        <w:t xml:space="preserve"> el capitalismo, el valor de la fuerza de trabajo está determinado por el trabajo abstracto socialmente necesario para reproducirla</w:t>
      </w:r>
      <w:r w:rsidR="0051701C" w:rsidRPr="00C85498">
        <w:rPr>
          <w:rFonts w:ascii="Times New Roman" w:hAnsi="Times New Roman" w:cs="Times New Roman"/>
        </w:rPr>
        <w:t>. Eso implica</w:t>
      </w:r>
      <w:r w:rsidR="009A1056" w:rsidRPr="00C85498">
        <w:rPr>
          <w:rFonts w:ascii="Times New Roman" w:hAnsi="Times New Roman" w:cs="Times New Roman"/>
        </w:rPr>
        <w:t xml:space="preserve"> el trabajo necesario para producir los medios de vida </w:t>
      </w:r>
      <w:r w:rsidR="000653D5" w:rsidRPr="00C85498">
        <w:rPr>
          <w:rFonts w:ascii="Times New Roman" w:hAnsi="Times New Roman" w:cs="Times New Roman"/>
        </w:rPr>
        <w:t xml:space="preserve">que permitan a </w:t>
      </w:r>
      <w:r w:rsidR="009A1056" w:rsidRPr="00C85498">
        <w:rPr>
          <w:rFonts w:ascii="Times New Roman" w:hAnsi="Times New Roman" w:cs="Times New Roman"/>
        </w:rPr>
        <w:t>quien porta esa fuerza de trabajo</w:t>
      </w:r>
      <w:r w:rsidR="000653D5" w:rsidRPr="00C85498">
        <w:rPr>
          <w:rFonts w:ascii="Times New Roman" w:hAnsi="Times New Roman" w:cs="Times New Roman"/>
        </w:rPr>
        <w:t xml:space="preserve"> ponerla en ejercicio</w:t>
      </w:r>
      <w:r w:rsidR="009A1056" w:rsidRPr="00C85498">
        <w:rPr>
          <w:rFonts w:ascii="Times New Roman" w:hAnsi="Times New Roman" w:cs="Times New Roman"/>
        </w:rPr>
        <w:t xml:space="preserve">. Este valor </w:t>
      </w:r>
      <w:r w:rsidR="00C86119" w:rsidRPr="00C85498">
        <w:rPr>
          <w:rFonts w:ascii="Times New Roman" w:hAnsi="Times New Roman" w:cs="Times New Roman"/>
        </w:rPr>
        <w:t xml:space="preserve">se constituye </w:t>
      </w:r>
      <w:r w:rsidR="000653D5" w:rsidRPr="00C85498">
        <w:rPr>
          <w:rFonts w:ascii="Times New Roman" w:hAnsi="Times New Roman" w:cs="Times New Roman"/>
        </w:rPr>
        <w:t xml:space="preserve">así </w:t>
      </w:r>
      <w:r w:rsidR="00C86119" w:rsidRPr="00C85498">
        <w:rPr>
          <w:rFonts w:ascii="Times New Roman" w:hAnsi="Times New Roman" w:cs="Times New Roman"/>
        </w:rPr>
        <w:t xml:space="preserve">por el valor de </w:t>
      </w:r>
      <w:r w:rsidR="0051701C" w:rsidRPr="00C85498">
        <w:rPr>
          <w:rFonts w:ascii="Times New Roman" w:hAnsi="Times New Roman" w:cs="Times New Roman"/>
        </w:rPr>
        <w:t>la</w:t>
      </w:r>
      <w:r w:rsidR="009A1056" w:rsidRPr="00C85498">
        <w:rPr>
          <w:rFonts w:ascii="Times New Roman" w:hAnsi="Times New Roman" w:cs="Times New Roman"/>
        </w:rPr>
        <w:t xml:space="preserve"> vestimenta, comida, casa, formación y entrenamiento, como</w:t>
      </w:r>
      <w:r w:rsidR="00146E08">
        <w:rPr>
          <w:rFonts w:ascii="Times New Roman" w:hAnsi="Times New Roman" w:cs="Times New Roman"/>
        </w:rPr>
        <w:t xml:space="preserve"> también el valor de</w:t>
      </w:r>
      <w:r w:rsidR="009A1056" w:rsidRPr="00C85498">
        <w:rPr>
          <w:rFonts w:ascii="Times New Roman" w:hAnsi="Times New Roman" w:cs="Times New Roman"/>
        </w:rPr>
        <w:t xml:space="preserve"> </w:t>
      </w:r>
      <w:r w:rsidR="0051701C" w:rsidRPr="00C85498">
        <w:rPr>
          <w:rFonts w:ascii="Times New Roman" w:hAnsi="Times New Roman" w:cs="Times New Roman"/>
        </w:rPr>
        <w:t xml:space="preserve">todos </w:t>
      </w:r>
      <w:r w:rsidR="00EE4A2B" w:rsidRPr="00C85498">
        <w:rPr>
          <w:rFonts w:ascii="Times New Roman" w:hAnsi="Times New Roman" w:cs="Times New Roman"/>
        </w:rPr>
        <w:t xml:space="preserve">aquellos bienes </w:t>
      </w:r>
      <w:r w:rsidR="005060CA" w:rsidRPr="00C85498">
        <w:rPr>
          <w:rFonts w:ascii="Times New Roman" w:hAnsi="Times New Roman" w:cs="Times New Roman"/>
        </w:rPr>
        <w:t xml:space="preserve">y servicios </w:t>
      </w:r>
      <w:r w:rsidR="00EE4A2B" w:rsidRPr="00C85498">
        <w:rPr>
          <w:rFonts w:ascii="Times New Roman" w:hAnsi="Times New Roman" w:cs="Times New Roman"/>
        </w:rPr>
        <w:t xml:space="preserve">necesarios </w:t>
      </w:r>
      <w:r w:rsidR="009A1056" w:rsidRPr="00C85498">
        <w:rPr>
          <w:rFonts w:ascii="Times New Roman" w:hAnsi="Times New Roman" w:cs="Times New Roman"/>
        </w:rPr>
        <w:t xml:space="preserve">para </w:t>
      </w:r>
      <w:r w:rsidR="00EE4A2B" w:rsidRPr="00C85498">
        <w:rPr>
          <w:rFonts w:ascii="Times New Roman" w:hAnsi="Times New Roman" w:cs="Times New Roman"/>
        </w:rPr>
        <w:t>sostener la vida natural de una persona una vez agotada su capacidad productiva</w:t>
      </w:r>
      <w:r w:rsidR="00803F89" w:rsidRPr="00C85498">
        <w:rPr>
          <w:rStyle w:val="Refdenotaalpie"/>
          <w:rFonts w:ascii="Times New Roman" w:hAnsi="Times New Roman" w:cs="Times New Roman"/>
        </w:rPr>
        <w:footnoteReference w:id="5"/>
      </w:r>
      <w:r w:rsidR="00293A90" w:rsidRPr="00C85498">
        <w:rPr>
          <w:rFonts w:ascii="Times New Roman" w:hAnsi="Times New Roman" w:cs="Times New Roman"/>
        </w:rPr>
        <w:t xml:space="preserve"> (Starosta y Caligaris, 2017)</w:t>
      </w:r>
      <w:r w:rsidR="00EE4A2B" w:rsidRPr="00C85498">
        <w:rPr>
          <w:rFonts w:ascii="Times New Roman" w:hAnsi="Times New Roman" w:cs="Times New Roman"/>
        </w:rPr>
        <w:t>.</w:t>
      </w:r>
      <w:r w:rsidR="009A1056" w:rsidRPr="00C85498">
        <w:rPr>
          <w:rFonts w:ascii="Times New Roman" w:hAnsi="Times New Roman" w:cs="Times New Roman"/>
        </w:rPr>
        <w:t xml:space="preserve"> A su vez, el valor de la fuerza de trabajo también </w:t>
      </w:r>
      <w:r w:rsidR="000653D5" w:rsidRPr="00C85498">
        <w:rPr>
          <w:rFonts w:ascii="Times New Roman" w:hAnsi="Times New Roman" w:cs="Times New Roman"/>
        </w:rPr>
        <w:t xml:space="preserve">se constituye por </w:t>
      </w:r>
      <w:r w:rsidR="009A1056" w:rsidRPr="00C85498">
        <w:rPr>
          <w:rFonts w:ascii="Times New Roman" w:hAnsi="Times New Roman" w:cs="Times New Roman"/>
        </w:rPr>
        <w:t>el valor necesario para la reproducción de</w:t>
      </w:r>
      <w:r w:rsidR="009A1056" w:rsidRPr="00C85498">
        <w:rPr>
          <w:rFonts w:ascii="Times New Roman" w:hAnsi="Times New Roman" w:cs="Times New Roman"/>
          <w:lang w:val="es-ES"/>
        </w:rPr>
        <w:t xml:space="preserve"> </w:t>
      </w:r>
      <w:r w:rsidR="000F4A7E" w:rsidRPr="00C85498">
        <w:rPr>
          <w:rFonts w:ascii="Times New Roman" w:hAnsi="Times New Roman" w:cs="Times New Roman"/>
          <w:lang w:val="es-ES"/>
        </w:rPr>
        <w:t xml:space="preserve">la </w:t>
      </w:r>
      <w:r w:rsidR="009A1056" w:rsidRPr="00C85498">
        <w:rPr>
          <w:rFonts w:ascii="Times New Roman" w:hAnsi="Times New Roman" w:cs="Times New Roman"/>
          <w:lang w:val="es-ES"/>
        </w:rPr>
        <w:t>familia</w:t>
      </w:r>
      <w:r w:rsidR="000F4A7E" w:rsidRPr="00C85498">
        <w:rPr>
          <w:rFonts w:ascii="Times New Roman" w:hAnsi="Times New Roman" w:cs="Times New Roman"/>
          <w:lang w:val="es-ES"/>
        </w:rPr>
        <w:t xml:space="preserve"> trabajadora</w:t>
      </w:r>
      <w:r w:rsidR="009A1056" w:rsidRPr="00C85498">
        <w:rPr>
          <w:rFonts w:ascii="Times New Roman" w:hAnsi="Times New Roman" w:cs="Times New Roman"/>
          <w:lang w:val="es-ES"/>
        </w:rPr>
        <w:t>, ya que la acumulación de capital precisa de la reproducción permanente de la fuerza de trabajo</w:t>
      </w:r>
      <w:r w:rsidR="00ED3C3B" w:rsidRPr="00C85498">
        <w:rPr>
          <w:rFonts w:ascii="Times New Roman" w:hAnsi="Times New Roman" w:cs="Times New Roman"/>
          <w:lang w:val="es-ES"/>
        </w:rPr>
        <w:t xml:space="preserve"> (Marx, </w:t>
      </w:r>
      <w:r w:rsidR="000F4A7E" w:rsidRPr="00C85498">
        <w:rPr>
          <w:rFonts w:ascii="Times New Roman" w:hAnsi="Times New Roman" w:cs="Times New Roman"/>
          <w:lang w:val="es-ES"/>
        </w:rPr>
        <w:t>1995[1867]</w:t>
      </w:r>
      <w:r w:rsidR="00ED3C3B" w:rsidRPr="00C85498">
        <w:rPr>
          <w:rFonts w:ascii="Times New Roman" w:hAnsi="Times New Roman" w:cs="Times New Roman"/>
          <w:lang w:val="es-ES"/>
        </w:rPr>
        <w:t>)</w:t>
      </w:r>
      <w:r w:rsidR="009A1056" w:rsidRPr="00C85498">
        <w:rPr>
          <w:rFonts w:ascii="Times New Roman" w:hAnsi="Times New Roman" w:cs="Times New Roman"/>
          <w:vertAlign w:val="superscript"/>
          <w:lang w:val="es-ES"/>
        </w:rPr>
        <w:footnoteReference w:id="6"/>
      </w:r>
      <w:r w:rsidR="009A1056" w:rsidRPr="00C85498">
        <w:rPr>
          <w:rFonts w:ascii="Times New Roman" w:hAnsi="Times New Roman" w:cs="Times New Roman"/>
          <w:lang w:val="es-ES"/>
        </w:rPr>
        <w:t>.</w:t>
      </w:r>
      <w:r w:rsidR="00E00EF2" w:rsidRPr="00C85498">
        <w:rPr>
          <w:rFonts w:ascii="Times New Roman" w:hAnsi="Times New Roman" w:cs="Times New Roman"/>
        </w:rPr>
        <w:t xml:space="preserve"> </w:t>
      </w:r>
      <w:r w:rsidR="00E00EF2" w:rsidRPr="00C85498">
        <w:rPr>
          <w:rFonts w:ascii="Times New Roman" w:hAnsi="Times New Roman" w:cs="Times New Roman"/>
          <w:lang w:eastAsia="es-AR"/>
        </w:rPr>
        <w:t xml:space="preserve">Por otra parte, </w:t>
      </w:r>
      <w:r w:rsidR="00E00EF2" w:rsidRPr="00C85498">
        <w:rPr>
          <w:rFonts w:ascii="Times New Roman" w:hAnsi="Times New Roman" w:cs="Times New Roman"/>
        </w:rPr>
        <w:t>el desarrollo técnico</w:t>
      </w:r>
      <w:r w:rsidR="00E00EF2" w:rsidRPr="00C85498">
        <w:rPr>
          <w:rFonts w:ascii="Times New Roman" w:hAnsi="Times New Roman" w:cs="Times New Roman"/>
          <w:vanish/>
        </w:rPr>
        <w:cr/>
        <w:t>sistema de contenido mundials diferencias en la calidad de empleo</w:t>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vanish/>
        </w:rPr>
        <w:pgNum/>
      </w:r>
      <w:r w:rsidR="00E00EF2" w:rsidRPr="00C85498">
        <w:rPr>
          <w:rFonts w:ascii="Times New Roman" w:hAnsi="Times New Roman" w:cs="Times New Roman"/>
          <w:lang w:eastAsia="es-AR"/>
        </w:rPr>
        <w:t xml:space="preserve"> tiende a modificar el conjunto de atributos productivos requeridos en la fuerza de trabajo</w:t>
      </w:r>
      <w:r w:rsidR="00EF1C86" w:rsidRPr="00C85498">
        <w:rPr>
          <w:rFonts w:ascii="Times New Roman" w:hAnsi="Times New Roman" w:cs="Times New Roman"/>
          <w:lang w:eastAsia="es-AR"/>
        </w:rPr>
        <w:t>,</w:t>
      </w:r>
      <w:r w:rsidR="00E00EF2" w:rsidRPr="00C85498">
        <w:rPr>
          <w:rFonts w:ascii="Times New Roman" w:hAnsi="Times New Roman" w:cs="Times New Roman"/>
          <w:lang w:eastAsia="es-AR"/>
        </w:rPr>
        <w:t xml:space="preserve"> </w:t>
      </w:r>
      <w:r w:rsidR="00D06E69" w:rsidRPr="00C85498">
        <w:rPr>
          <w:rFonts w:ascii="Times New Roman" w:hAnsi="Times New Roman" w:cs="Times New Roman"/>
          <w:lang w:eastAsia="es-AR"/>
        </w:rPr>
        <w:t>y</w:t>
      </w:r>
      <w:r w:rsidR="00EF1C86" w:rsidRPr="00C85498">
        <w:rPr>
          <w:rFonts w:ascii="Times New Roman" w:hAnsi="Times New Roman" w:cs="Times New Roman"/>
          <w:lang w:eastAsia="es-AR"/>
        </w:rPr>
        <w:t xml:space="preserve"> con ello se modifican también</w:t>
      </w:r>
      <w:r w:rsidR="00D06E69" w:rsidRPr="00C85498">
        <w:rPr>
          <w:rFonts w:ascii="Times New Roman" w:hAnsi="Times New Roman" w:cs="Times New Roman"/>
          <w:lang w:eastAsia="es-AR"/>
        </w:rPr>
        <w:t xml:space="preserve"> </w:t>
      </w:r>
      <w:r w:rsidR="00E00EF2" w:rsidRPr="00C85498">
        <w:rPr>
          <w:rFonts w:ascii="Times New Roman" w:hAnsi="Times New Roman" w:cs="Times New Roman"/>
          <w:lang w:eastAsia="es-AR"/>
        </w:rPr>
        <w:t>los consumos necesarios</w:t>
      </w:r>
      <w:r w:rsidR="00D06E69" w:rsidRPr="00C85498">
        <w:rPr>
          <w:rFonts w:ascii="Times New Roman" w:hAnsi="Times New Roman" w:cs="Times New Roman"/>
          <w:lang w:eastAsia="es-AR"/>
        </w:rPr>
        <w:t xml:space="preserve"> y </w:t>
      </w:r>
      <w:r w:rsidR="00E00EF2" w:rsidRPr="00C85498">
        <w:rPr>
          <w:rFonts w:ascii="Times New Roman" w:hAnsi="Times New Roman" w:cs="Times New Roman"/>
          <w:lang w:eastAsia="es-AR"/>
        </w:rPr>
        <w:t xml:space="preserve">la </w:t>
      </w:r>
      <w:r w:rsidR="00D06E69" w:rsidRPr="00C85498">
        <w:rPr>
          <w:rFonts w:ascii="Times New Roman" w:hAnsi="Times New Roman" w:cs="Times New Roman"/>
          <w:lang w:eastAsia="es-AR"/>
        </w:rPr>
        <w:t xml:space="preserve">propia </w:t>
      </w:r>
      <w:r w:rsidR="00E00EF2" w:rsidRPr="00C85498">
        <w:rPr>
          <w:rFonts w:ascii="Times New Roman" w:hAnsi="Times New Roman" w:cs="Times New Roman"/>
          <w:lang w:eastAsia="es-AR"/>
        </w:rPr>
        <w:t>organización de la reproducción familiar</w:t>
      </w:r>
      <w:r w:rsidR="00D55E33" w:rsidRPr="00C85498">
        <w:rPr>
          <w:rFonts w:ascii="Times New Roman" w:hAnsi="Times New Roman" w:cs="Times New Roman"/>
          <w:lang w:eastAsia="es-AR"/>
        </w:rPr>
        <w:t xml:space="preserve"> (Águila y Kennedy, 2016)</w:t>
      </w:r>
      <w:r w:rsidR="00E00EF2" w:rsidRPr="00C85498">
        <w:rPr>
          <w:rFonts w:ascii="Times New Roman" w:hAnsi="Times New Roman" w:cs="Times New Roman"/>
          <w:lang w:eastAsia="es-AR"/>
        </w:rPr>
        <w:t>. Por ello,</w:t>
      </w:r>
      <w:r w:rsidR="00D06E69" w:rsidRPr="00C85498">
        <w:rPr>
          <w:rFonts w:ascii="Times New Roman" w:hAnsi="Times New Roman" w:cs="Times New Roman"/>
          <w:lang w:eastAsia="es-AR"/>
        </w:rPr>
        <w:t xml:space="preserve"> el valor de la fuerza de </w:t>
      </w:r>
      <w:r w:rsidR="00D06E69" w:rsidRPr="00C85498">
        <w:rPr>
          <w:rFonts w:ascii="Times New Roman" w:hAnsi="Times New Roman" w:cs="Times New Roman"/>
          <w:lang w:eastAsia="es-AR"/>
        </w:rPr>
        <w:lastRenderedPageBreak/>
        <w:t>trabajo tiende a modificarse</w:t>
      </w:r>
      <w:r w:rsidR="00E00EF2" w:rsidRPr="00C85498">
        <w:rPr>
          <w:rFonts w:ascii="Times New Roman" w:hAnsi="Times New Roman" w:cs="Times New Roman"/>
          <w:lang w:eastAsia="es-AR"/>
        </w:rPr>
        <w:t xml:space="preserve"> en el tiempo, </w:t>
      </w:r>
      <w:r w:rsidR="00D06E69" w:rsidRPr="00C85498">
        <w:rPr>
          <w:rFonts w:ascii="Times New Roman" w:hAnsi="Times New Roman" w:cs="Times New Roman"/>
          <w:lang w:eastAsia="es-AR"/>
        </w:rPr>
        <w:t xml:space="preserve">a la vez que </w:t>
      </w:r>
      <w:r w:rsidR="00E00EF2" w:rsidRPr="00C85498">
        <w:rPr>
          <w:rFonts w:ascii="Times New Roman" w:hAnsi="Times New Roman" w:cs="Times New Roman"/>
          <w:lang w:eastAsia="es-AR"/>
        </w:rPr>
        <w:t xml:space="preserve">la diferenciación en el tipo de atributos requeridos en distintos fragmentos de la clase trabajadora </w:t>
      </w:r>
      <w:r w:rsidR="00A933A7" w:rsidRPr="00C85498">
        <w:rPr>
          <w:rFonts w:ascii="Times New Roman" w:hAnsi="Times New Roman" w:cs="Times New Roman"/>
          <w:lang w:eastAsia="es-AR"/>
        </w:rPr>
        <w:t>determina</w:t>
      </w:r>
      <w:r w:rsidR="00E00EF2" w:rsidRPr="00C85498">
        <w:rPr>
          <w:rFonts w:ascii="Times New Roman" w:hAnsi="Times New Roman" w:cs="Times New Roman"/>
          <w:lang w:eastAsia="es-AR"/>
        </w:rPr>
        <w:t xml:space="preserve"> una diferenciación </w:t>
      </w:r>
      <w:r w:rsidR="00A933A7" w:rsidRPr="00C85498">
        <w:rPr>
          <w:rFonts w:ascii="Times New Roman" w:hAnsi="Times New Roman" w:cs="Times New Roman"/>
          <w:lang w:eastAsia="es-AR"/>
        </w:rPr>
        <w:t>en</w:t>
      </w:r>
      <w:r w:rsidR="00F63BD1" w:rsidRPr="00C85498">
        <w:rPr>
          <w:rFonts w:ascii="Times New Roman" w:hAnsi="Times New Roman" w:cs="Times New Roman"/>
          <w:lang w:eastAsia="es-AR"/>
        </w:rPr>
        <w:t xml:space="preserve"> el valor de</w:t>
      </w:r>
      <w:r w:rsidR="00A933A7" w:rsidRPr="00C85498">
        <w:rPr>
          <w:rFonts w:ascii="Times New Roman" w:hAnsi="Times New Roman" w:cs="Times New Roman"/>
          <w:lang w:eastAsia="es-AR"/>
        </w:rPr>
        <w:t xml:space="preserve"> </w:t>
      </w:r>
      <w:r w:rsidR="00F63BD1" w:rsidRPr="00C85498">
        <w:rPr>
          <w:rFonts w:ascii="Times New Roman" w:hAnsi="Times New Roman" w:cs="Times New Roman"/>
          <w:lang w:eastAsia="es-AR"/>
        </w:rPr>
        <w:t xml:space="preserve">sus </w:t>
      </w:r>
      <w:r w:rsidR="00E00EF2" w:rsidRPr="00C85498">
        <w:rPr>
          <w:rFonts w:ascii="Times New Roman" w:hAnsi="Times New Roman" w:cs="Times New Roman"/>
          <w:lang w:eastAsia="es-AR"/>
        </w:rPr>
        <w:t>fuerzas de trabajo.</w:t>
      </w:r>
    </w:p>
    <w:p w14:paraId="0AB3183D" w14:textId="46B08D21" w:rsidR="0051701C"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Si bien la determinación del valor de la fuerza de trabajo tiene un carácter mundial</w:t>
      </w:r>
      <w:r w:rsidR="00536ADC" w:rsidRPr="00C85498">
        <w:rPr>
          <w:rFonts w:ascii="Times New Roman" w:hAnsi="Times New Roman" w:cs="Times New Roman"/>
        </w:rPr>
        <w:t xml:space="preserve"> (Iñigo Carrera, 2008; Starosta, 201</w:t>
      </w:r>
      <w:r w:rsidR="003415B3">
        <w:rPr>
          <w:rFonts w:ascii="Times New Roman" w:hAnsi="Times New Roman" w:cs="Times New Roman"/>
        </w:rPr>
        <w:t>6</w:t>
      </w:r>
      <w:r w:rsidR="00536ADC" w:rsidRPr="00C85498">
        <w:rPr>
          <w:rFonts w:ascii="Times New Roman" w:hAnsi="Times New Roman" w:cs="Times New Roman"/>
        </w:rPr>
        <w:t>)</w:t>
      </w:r>
      <w:r w:rsidRPr="00C85498">
        <w:rPr>
          <w:rFonts w:ascii="Times New Roman" w:hAnsi="Times New Roman" w:cs="Times New Roman"/>
        </w:rPr>
        <w:t xml:space="preserve">, </w:t>
      </w:r>
      <w:r w:rsidR="00263843" w:rsidRPr="00C85498">
        <w:rPr>
          <w:rFonts w:ascii="Times New Roman" w:hAnsi="Times New Roman" w:cs="Times New Roman"/>
        </w:rPr>
        <w:t>los valores de uso que conforman la canasta</w:t>
      </w:r>
      <w:r w:rsidR="00E955F9" w:rsidRPr="00C85498">
        <w:rPr>
          <w:rFonts w:ascii="Times New Roman" w:hAnsi="Times New Roman" w:cs="Times New Roman"/>
        </w:rPr>
        <w:t xml:space="preserve"> de consumo de los hogares</w:t>
      </w:r>
      <w:r w:rsidR="00263843" w:rsidRPr="00C85498">
        <w:rPr>
          <w:rFonts w:ascii="Times New Roman" w:hAnsi="Times New Roman" w:cs="Times New Roman"/>
        </w:rPr>
        <w:t xml:space="preserve"> -y por ende su valor- reconoce</w:t>
      </w:r>
      <w:r w:rsidR="00F94BFC" w:rsidRPr="00C85498">
        <w:rPr>
          <w:rFonts w:ascii="Times New Roman" w:hAnsi="Times New Roman" w:cs="Times New Roman"/>
        </w:rPr>
        <w:t>n</w:t>
      </w:r>
      <w:r w:rsidR="00263843" w:rsidRPr="00C85498">
        <w:rPr>
          <w:rFonts w:ascii="Times New Roman" w:hAnsi="Times New Roman" w:cs="Times New Roman"/>
        </w:rPr>
        <w:t xml:space="preserve"> determinaciones históricas y culturales </w:t>
      </w:r>
      <w:r w:rsidR="0051701C" w:rsidRPr="00C85498">
        <w:rPr>
          <w:rFonts w:ascii="Times New Roman" w:hAnsi="Times New Roman" w:cs="Times New Roman"/>
        </w:rPr>
        <w:t xml:space="preserve">que cambian </w:t>
      </w:r>
      <w:r w:rsidR="00263843" w:rsidRPr="00C85498">
        <w:rPr>
          <w:rFonts w:ascii="Times New Roman" w:hAnsi="Times New Roman" w:cs="Times New Roman"/>
        </w:rPr>
        <w:t>entre países y regiones. Asimismo</w:t>
      </w:r>
      <w:r w:rsidR="00F94BFC" w:rsidRPr="00C85498">
        <w:rPr>
          <w:rFonts w:ascii="Times New Roman" w:hAnsi="Times New Roman" w:cs="Times New Roman"/>
        </w:rPr>
        <w:t>,</w:t>
      </w:r>
      <w:r w:rsidR="00263843" w:rsidRPr="00C85498">
        <w:rPr>
          <w:rFonts w:ascii="Times New Roman" w:hAnsi="Times New Roman" w:cs="Times New Roman"/>
        </w:rPr>
        <w:t xml:space="preserve"> también existen diferencias entre la provisión pública </w:t>
      </w:r>
      <w:r w:rsidR="0051701C" w:rsidRPr="00C85498">
        <w:rPr>
          <w:rFonts w:ascii="Times New Roman" w:hAnsi="Times New Roman" w:cs="Times New Roman"/>
        </w:rPr>
        <w:t>o</w:t>
      </w:r>
      <w:r w:rsidR="00263843" w:rsidRPr="00C85498">
        <w:rPr>
          <w:rFonts w:ascii="Times New Roman" w:hAnsi="Times New Roman" w:cs="Times New Roman"/>
        </w:rPr>
        <w:t xml:space="preserve"> privada de ciertos servicios (educación y </w:t>
      </w:r>
      <w:proofErr w:type="gramStart"/>
      <w:r w:rsidR="00263843" w:rsidRPr="00C85498">
        <w:rPr>
          <w:rFonts w:ascii="Times New Roman" w:hAnsi="Times New Roman" w:cs="Times New Roman"/>
        </w:rPr>
        <w:t>salud</w:t>
      </w:r>
      <w:proofErr w:type="gramEnd"/>
      <w:r w:rsidR="00263843" w:rsidRPr="00C85498">
        <w:rPr>
          <w:rFonts w:ascii="Times New Roman" w:hAnsi="Times New Roman" w:cs="Times New Roman"/>
        </w:rPr>
        <w:t xml:space="preserve"> por ejemplo) que también modifican el valor de </w:t>
      </w:r>
      <w:r w:rsidR="00E955F9" w:rsidRPr="00C85498">
        <w:rPr>
          <w:rFonts w:ascii="Times New Roman" w:hAnsi="Times New Roman" w:cs="Times New Roman"/>
        </w:rPr>
        <w:t>dicha</w:t>
      </w:r>
      <w:r w:rsidR="00263843" w:rsidRPr="00C85498">
        <w:rPr>
          <w:rFonts w:ascii="Times New Roman" w:hAnsi="Times New Roman" w:cs="Times New Roman"/>
        </w:rPr>
        <w:t xml:space="preserve"> canasta.</w:t>
      </w:r>
      <w:r w:rsidR="00500B25" w:rsidRPr="00C85498">
        <w:rPr>
          <w:rFonts w:ascii="Times New Roman" w:hAnsi="Times New Roman" w:cs="Times New Roman"/>
        </w:rPr>
        <w:t xml:space="preserve"> </w:t>
      </w:r>
    </w:p>
    <w:p w14:paraId="7F450C1A" w14:textId="3357F9B8" w:rsidR="00C90521" w:rsidRPr="00C85498" w:rsidRDefault="0051701C"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M</w:t>
      </w:r>
      <w:r w:rsidR="00263843" w:rsidRPr="00C85498">
        <w:rPr>
          <w:rFonts w:ascii="Times New Roman" w:hAnsi="Times New Roman" w:cs="Times New Roman"/>
        </w:rPr>
        <w:t xml:space="preserve">ás allá de esas diferencias, </w:t>
      </w:r>
      <w:r w:rsidR="00A821B9" w:rsidRPr="00C85498">
        <w:rPr>
          <w:rFonts w:ascii="Times New Roman" w:hAnsi="Times New Roman" w:cs="Times New Roman"/>
        </w:rPr>
        <w:t>consideramos que lo</w:t>
      </w:r>
      <w:r w:rsidR="00EB21CE" w:rsidRPr="00C85498">
        <w:rPr>
          <w:rFonts w:ascii="Times New Roman" w:hAnsi="Times New Roman" w:cs="Times New Roman"/>
        </w:rPr>
        <w:t>s</w:t>
      </w:r>
      <w:r w:rsidR="00A821B9" w:rsidRPr="00C85498">
        <w:rPr>
          <w:rFonts w:ascii="Times New Roman" w:hAnsi="Times New Roman" w:cs="Times New Roman"/>
        </w:rPr>
        <w:t xml:space="preserve"> empleo</w:t>
      </w:r>
      <w:r w:rsidR="00EB21CE" w:rsidRPr="00C85498">
        <w:rPr>
          <w:rFonts w:ascii="Times New Roman" w:hAnsi="Times New Roman" w:cs="Times New Roman"/>
        </w:rPr>
        <w:t>s</w:t>
      </w:r>
      <w:r w:rsidR="00A821B9" w:rsidRPr="00C85498">
        <w:rPr>
          <w:rFonts w:ascii="Times New Roman" w:hAnsi="Times New Roman" w:cs="Times New Roman"/>
        </w:rPr>
        <w:t xml:space="preserve"> </w:t>
      </w:r>
      <w:r w:rsidR="009A1056" w:rsidRPr="00C85498">
        <w:rPr>
          <w:rFonts w:ascii="Times New Roman" w:hAnsi="Times New Roman" w:cs="Times New Roman"/>
        </w:rPr>
        <w:t xml:space="preserve">de mala calidad – de aquí en más, </w:t>
      </w:r>
      <w:r w:rsidR="009A1056" w:rsidRPr="00C85498">
        <w:rPr>
          <w:rFonts w:ascii="Times New Roman" w:hAnsi="Times New Roman" w:cs="Times New Roman"/>
          <w:i/>
          <w:iCs/>
        </w:rPr>
        <w:t>empleos precarios</w:t>
      </w:r>
      <w:r w:rsidR="009A1056" w:rsidRPr="00C85498">
        <w:rPr>
          <w:rFonts w:ascii="Times New Roman" w:hAnsi="Times New Roman" w:cs="Times New Roman"/>
        </w:rPr>
        <w:t xml:space="preserve"> – son aquellos que no </w:t>
      </w:r>
      <w:r w:rsidR="006A47E9" w:rsidRPr="00C85498">
        <w:rPr>
          <w:rFonts w:ascii="Times New Roman" w:hAnsi="Times New Roman" w:cs="Times New Roman"/>
        </w:rPr>
        <w:t xml:space="preserve">posibilitan </w:t>
      </w:r>
      <w:r w:rsidR="009A1056" w:rsidRPr="00C85498">
        <w:rPr>
          <w:rFonts w:ascii="Times New Roman" w:hAnsi="Times New Roman" w:cs="Times New Roman"/>
        </w:rPr>
        <w:t xml:space="preserve">una reproducción ‘normal’ </w:t>
      </w:r>
      <w:r w:rsidR="003E25AD" w:rsidRPr="00C85498">
        <w:rPr>
          <w:rFonts w:ascii="Times New Roman" w:hAnsi="Times New Roman" w:cs="Times New Roman"/>
        </w:rPr>
        <w:t xml:space="preserve">de la fuerza de trabajo </w:t>
      </w:r>
      <w:r w:rsidR="009A1056" w:rsidRPr="00C85498">
        <w:rPr>
          <w:rFonts w:ascii="Times New Roman" w:hAnsi="Times New Roman" w:cs="Times New Roman"/>
        </w:rPr>
        <w:t xml:space="preserve">en un lugar y momento histórico dados, es decir, son empleos en los cuales la fuerza de trabajo se paga por debajo de su valor. </w:t>
      </w:r>
      <w:r w:rsidR="00293A90" w:rsidRPr="00C85498">
        <w:rPr>
          <w:rFonts w:ascii="Times New Roman" w:hAnsi="Times New Roman" w:cs="Times New Roman"/>
        </w:rPr>
        <w:t>L</w:t>
      </w:r>
      <w:r w:rsidR="00226CEC" w:rsidRPr="00C85498">
        <w:rPr>
          <w:rFonts w:ascii="Times New Roman" w:hAnsi="Times New Roman" w:cs="Times New Roman"/>
        </w:rPr>
        <w:t>as variables que afectan</w:t>
      </w:r>
      <w:r w:rsidR="00ED507A" w:rsidRPr="00C85498">
        <w:rPr>
          <w:rFonts w:ascii="Times New Roman" w:hAnsi="Times New Roman" w:cs="Times New Roman"/>
        </w:rPr>
        <w:t xml:space="preserve"> al valor de la fuerza de trabajo</w:t>
      </w:r>
      <w:r w:rsidR="0083040B" w:rsidRPr="00C85498">
        <w:rPr>
          <w:rFonts w:ascii="Times New Roman" w:hAnsi="Times New Roman" w:cs="Times New Roman"/>
        </w:rPr>
        <w:t xml:space="preserve"> son múltiples</w:t>
      </w:r>
      <w:r w:rsidR="00293A90" w:rsidRPr="00C85498">
        <w:rPr>
          <w:rFonts w:ascii="Times New Roman" w:hAnsi="Times New Roman" w:cs="Times New Roman"/>
        </w:rPr>
        <w:t xml:space="preserve"> ya que se encuentran vinculadas </w:t>
      </w:r>
      <w:r w:rsidR="006A47E9" w:rsidRPr="00C85498">
        <w:rPr>
          <w:rFonts w:ascii="Times New Roman" w:hAnsi="Times New Roman" w:cs="Times New Roman"/>
        </w:rPr>
        <w:t xml:space="preserve">a </w:t>
      </w:r>
      <w:r w:rsidR="00293A90" w:rsidRPr="00C85498">
        <w:rPr>
          <w:rFonts w:ascii="Times New Roman" w:hAnsi="Times New Roman" w:cs="Times New Roman"/>
        </w:rPr>
        <w:t xml:space="preserve">la jornada de trabajo, la intensidad de </w:t>
      </w:r>
      <w:proofErr w:type="gramStart"/>
      <w:r w:rsidR="00293A90" w:rsidRPr="00C85498">
        <w:rPr>
          <w:rFonts w:ascii="Times New Roman" w:hAnsi="Times New Roman" w:cs="Times New Roman"/>
        </w:rPr>
        <w:t>la misma</w:t>
      </w:r>
      <w:proofErr w:type="gramEnd"/>
      <w:r w:rsidR="00293A90" w:rsidRPr="00C85498">
        <w:rPr>
          <w:rFonts w:ascii="Times New Roman" w:hAnsi="Times New Roman" w:cs="Times New Roman"/>
        </w:rPr>
        <w:t xml:space="preserve">, los descansos, las condiciones y medio ambiente de trabajo, entre otras. Así, </w:t>
      </w:r>
      <w:r w:rsidR="009A1056" w:rsidRPr="00C85498">
        <w:rPr>
          <w:rFonts w:ascii="Times New Roman" w:hAnsi="Times New Roman" w:cs="Times New Roman"/>
        </w:rPr>
        <w:t xml:space="preserve">la precariedad es un fenómeno heterogéneo, que afecta con distinta intensidad a las distintas capas de la clase trabajadora. </w:t>
      </w:r>
      <w:r w:rsidR="00293A90" w:rsidRPr="00C85498">
        <w:rPr>
          <w:rFonts w:ascii="Times New Roman" w:hAnsi="Times New Roman" w:cs="Times New Roman"/>
        </w:rPr>
        <w:t xml:space="preserve">Inclusive </w:t>
      </w:r>
      <w:r w:rsidR="007A54A0" w:rsidRPr="00C85498">
        <w:rPr>
          <w:rFonts w:ascii="Times New Roman" w:hAnsi="Times New Roman" w:cs="Times New Roman"/>
        </w:rPr>
        <w:t>considerando la precariedad</w:t>
      </w:r>
      <w:r w:rsidR="00293A90" w:rsidRPr="00C85498">
        <w:rPr>
          <w:rFonts w:ascii="Times New Roman" w:hAnsi="Times New Roman" w:cs="Times New Roman"/>
        </w:rPr>
        <w:t xml:space="preserve"> restrictivamente</w:t>
      </w:r>
      <w:r w:rsidR="009A1056" w:rsidRPr="00C85498">
        <w:rPr>
          <w:rFonts w:ascii="Times New Roman" w:hAnsi="Times New Roman" w:cs="Times New Roman"/>
        </w:rPr>
        <w:t xml:space="preserve"> </w:t>
      </w:r>
      <w:r w:rsidRPr="00C85498">
        <w:rPr>
          <w:rFonts w:ascii="Times New Roman" w:hAnsi="Times New Roman" w:cs="Times New Roman"/>
        </w:rPr>
        <w:t xml:space="preserve">como </w:t>
      </w:r>
      <w:r w:rsidR="009A1056" w:rsidRPr="00C85498">
        <w:rPr>
          <w:rFonts w:ascii="Times New Roman" w:hAnsi="Times New Roman" w:cs="Times New Roman"/>
        </w:rPr>
        <w:t>la diferencia entre el salario y el valor de la fuerza de trabajo</w:t>
      </w:r>
      <w:r w:rsidRPr="00C85498">
        <w:rPr>
          <w:rFonts w:ascii="Times New Roman" w:hAnsi="Times New Roman" w:cs="Times New Roman"/>
        </w:rPr>
        <w:t xml:space="preserve">, </w:t>
      </w:r>
      <w:r w:rsidR="007A54A0" w:rsidRPr="00C85498">
        <w:rPr>
          <w:rFonts w:ascii="Times New Roman" w:hAnsi="Times New Roman" w:cs="Times New Roman"/>
        </w:rPr>
        <w:t>é</w:t>
      </w:r>
      <w:r w:rsidRPr="00C85498">
        <w:rPr>
          <w:rFonts w:ascii="Times New Roman" w:hAnsi="Times New Roman" w:cs="Times New Roman"/>
        </w:rPr>
        <w:t>sta</w:t>
      </w:r>
      <w:r w:rsidR="009A1056" w:rsidRPr="00C85498">
        <w:rPr>
          <w:rFonts w:ascii="Times New Roman" w:hAnsi="Times New Roman" w:cs="Times New Roman"/>
        </w:rPr>
        <w:t xml:space="preserve"> varía según el tipo de inserción laboral, la calificación del puesto de trabajo y el tipo de establecimiento productivo. </w:t>
      </w:r>
    </w:p>
    <w:p w14:paraId="13FC7D9D" w14:textId="16EE3D3B"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 continuación</w:t>
      </w:r>
      <w:r w:rsidR="0083040B" w:rsidRPr="00C85498">
        <w:rPr>
          <w:rFonts w:ascii="Times New Roman" w:hAnsi="Times New Roman" w:cs="Times New Roman"/>
        </w:rPr>
        <w:t>,</w:t>
      </w:r>
      <w:r w:rsidRPr="00C85498">
        <w:rPr>
          <w:rFonts w:ascii="Times New Roman" w:hAnsi="Times New Roman" w:cs="Times New Roman"/>
        </w:rPr>
        <w:t xml:space="preserve"> tomaremos en cuenta estas dimensiones para entender los fundamentos del trabajo precario.</w:t>
      </w:r>
    </w:p>
    <w:p w14:paraId="1BB374D2" w14:textId="77777777" w:rsidR="00293A90" w:rsidRPr="00C85498" w:rsidRDefault="00293A90" w:rsidP="00DA1286">
      <w:pPr>
        <w:spacing w:after="120" w:line="240" w:lineRule="auto"/>
        <w:jc w:val="both"/>
        <w:rPr>
          <w:rFonts w:ascii="Times New Roman" w:hAnsi="Times New Roman" w:cs="Times New Roman"/>
        </w:rPr>
      </w:pPr>
    </w:p>
    <w:p w14:paraId="586BB558" w14:textId="6976DB23" w:rsidR="009A1056" w:rsidRPr="00702D9A" w:rsidRDefault="009A1056"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La diferenciación entre la fuerza de trabajo simple, la compleja y la sobrepoblación</w:t>
      </w:r>
    </w:p>
    <w:p w14:paraId="3718CB7C" w14:textId="09232185" w:rsidR="009A1056" w:rsidRPr="00C85498" w:rsidRDefault="0085308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w:t>
      </w:r>
      <w:r w:rsidR="009A1056" w:rsidRPr="00C85498">
        <w:rPr>
          <w:rFonts w:ascii="Times New Roman" w:hAnsi="Times New Roman" w:cs="Times New Roman"/>
        </w:rPr>
        <w:t xml:space="preserve"> el modo de producción capitalista</w:t>
      </w:r>
      <w:r w:rsidR="00225677" w:rsidRPr="00C85498">
        <w:rPr>
          <w:rFonts w:ascii="Times New Roman" w:hAnsi="Times New Roman" w:cs="Times New Roman"/>
        </w:rPr>
        <w:t xml:space="preserve">, la competencia conlleva </w:t>
      </w:r>
      <w:r w:rsidR="009A1056" w:rsidRPr="00C85498">
        <w:rPr>
          <w:rFonts w:ascii="Times New Roman" w:hAnsi="Times New Roman" w:cs="Times New Roman"/>
        </w:rPr>
        <w:t>la introducción de tecnologías e innovaciones en la producción</w:t>
      </w:r>
      <w:r w:rsidR="00225677" w:rsidRPr="00C85498">
        <w:rPr>
          <w:rFonts w:ascii="Times New Roman" w:hAnsi="Times New Roman" w:cs="Times New Roman"/>
        </w:rPr>
        <w:t xml:space="preserve"> para reducir los costos. </w:t>
      </w:r>
      <w:r w:rsidR="00E955F9" w:rsidRPr="00C85498">
        <w:rPr>
          <w:rFonts w:ascii="Times New Roman" w:hAnsi="Times New Roman" w:cs="Times New Roman"/>
        </w:rPr>
        <w:t>El resultado de ello</w:t>
      </w:r>
      <w:r w:rsidR="00225677" w:rsidRPr="00C85498">
        <w:rPr>
          <w:rFonts w:ascii="Times New Roman" w:hAnsi="Times New Roman" w:cs="Times New Roman"/>
        </w:rPr>
        <w:t xml:space="preserve"> es el aumento de la composición orgánica del capital, o su contracara</w:t>
      </w:r>
      <w:r w:rsidRPr="00C85498">
        <w:rPr>
          <w:rFonts w:ascii="Times New Roman" w:hAnsi="Times New Roman" w:cs="Times New Roman"/>
        </w:rPr>
        <w:t>,</w:t>
      </w:r>
      <w:r w:rsidR="00225677" w:rsidRPr="00C85498">
        <w:rPr>
          <w:rFonts w:ascii="Times New Roman" w:hAnsi="Times New Roman" w:cs="Times New Roman"/>
        </w:rPr>
        <w:t xml:space="preserve"> la reducción relativa de la demanda de fuerza de trabajo</w:t>
      </w:r>
      <w:r w:rsidR="00A968E8" w:rsidRPr="00C85498">
        <w:rPr>
          <w:rFonts w:ascii="Times New Roman" w:hAnsi="Times New Roman" w:cs="Times New Roman"/>
        </w:rPr>
        <w:t>,</w:t>
      </w:r>
      <w:r w:rsidR="002B4A81" w:rsidRPr="00C85498">
        <w:rPr>
          <w:rFonts w:ascii="Times New Roman" w:hAnsi="Times New Roman" w:cs="Times New Roman"/>
        </w:rPr>
        <w:t xml:space="preserve"> </w:t>
      </w:r>
      <w:r w:rsidR="00340940" w:rsidRPr="00C85498">
        <w:rPr>
          <w:rFonts w:ascii="Times New Roman" w:hAnsi="Times New Roman" w:cs="Times New Roman"/>
        </w:rPr>
        <w:t xml:space="preserve">que genera una ‘sobrepoblación relativa` </w:t>
      </w:r>
      <w:r w:rsidR="002B4A81" w:rsidRPr="00C85498">
        <w:rPr>
          <w:rFonts w:ascii="Times New Roman" w:hAnsi="Times New Roman" w:cs="Times New Roman"/>
        </w:rPr>
        <w:t>(</w:t>
      </w:r>
      <w:r w:rsidR="002B4A81" w:rsidRPr="00C85498">
        <w:rPr>
          <w:rFonts w:ascii="Times New Roman" w:hAnsi="Times New Roman" w:cs="Times New Roman"/>
          <w:lang w:val="es-ES"/>
        </w:rPr>
        <w:t>Marx, 1995[1867]</w:t>
      </w:r>
      <w:r w:rsidR="002B4A81" w:rsidRPr="00C85498">
        <w:rPr>
          <w:rFonts w:ascii="Times New Roman" w:hAnsi="Times New Roman" w:cs="Times New Roman"/>
        </w:rPr>
        <w:t>)</w:t>
      </w:r>
      <w:r w:rsidR="009A1056" w:rsidRPr="00C85498">
        <w:rPr>
          <w:rFonts w:ascii="Times New Roman" w:hAnsi="Times New Roman" w:cs="Times New Roman"/>
        </w:rPr>
        <w:t xml:space="preserve">. Esta sobrepoblación, a su vez, no es un todo homogéneo, sino que existen matices dentro de ella: están quienes no consiguen ningún tipo de empleo por período prolongados de tiempo, quienes lo hacen de forma intermitente y quienes sólo pueden </w:t>
      </w:r>
      <w:r w:rsidR="00E955F9" w:rsidRPr="00C85498">
        <w:rPr>
          <w:rFonts w:ascii="Times New Roman" w:hAnsi="Times New Roman" w:cs="Times New Roman"/>
        </w:rPr>
        <w:t xml:space="preserve">vender </w:t>
      </w:r>
      <w:r w:rsidR="009A1056" w:rsidRPr="00C85498">
        <w:rPr>
          <w:rFonts w:ascii="Times New Roman" w:hAnsi="Times New Roman" w:cs="Times New Roman"/>
        </w:rPr>
        <w:t>su fuerza de trabajo a condición de que se la paguen por debajo de su valor</w:t>
      </w:r>
      <w:r w:rsidR="00603651" w:rsidRPr="00C85498">
        <w:rPr>
          <w:rFonts w:ascii="Times New Roman" w:hAnsi="Times New Roman" w:cs="Times New Roman"/>
          <w:lang w:eastAsia="es-AR"/>
        </w:rPr>
        <w:t xml:space="preserve"> (</w:t>
      </w:r>
      <w:r w:rsidR="008A630C" w:rsidRPr="00C85498">
        <w:rPr>
          <w:rFonts w:ascii="Times New Roman" w:hAnsi="Times New Roman" w:cs="Times New Roman"/>
        </w:rPr>
        <w:t xml:space="preserve">Iñigo Carrera, 2008; </w:t>
      </w:r>
      <w:r w:rsidR="00603651" w:rsidRPr="00C85498">
        <w:rPr>
          <w:rFonts w:ascii="Times New Roman" w:hAnsi="Times New Roman" w:cs="Times New Roman"/>
          <w:lang w:eastAsia="es-AR"/>
        </w:rPr>
        <w:t xml:space="preserve">Cazón </w:t>
      </w:r>
      <w:r w:rsidR="00603651" w:rsidRPr="00C85498">
        <w:rPr>
          <w:rFonts w:ascii="Times New Roman" w:hAnsi="Times New Roman" w:cs="Times New Roman"/>
          <w:i/>
          <w:lang w:eastAsia="es-AR"/>
        </w:rPr>
        <w:t>et al</w:t>
      </w:r>
      <w:r w:rsidR="00603651" w:rsidRPr="00C85498">
        <w:rPr>
          <w:rFonts w:ascii="Times New Roman" w:hAnsi="Times New Roman" w:cs="Times New Roman"/>
          <w:lang w:eastAsia="es-AR"/>
        </w:rPr>
        <w:t>, 2018</w:t>
      </w:r>
      <w:r w:rsidR="00703417">
        <w:rPr>
          <w:rFonts w:ascii="Times New Roman" w:hAnsi="Times New Roman" w:cs="Times New Roman"/>
          <w:lang w:eastAsia="es-AR"/>
        </w:rPr>
        <w:t>b</w:t>
      </w:r>
      <w:r w:rsidR="00603651" w:rsidRPr="00C85498">
        <w:rPr>
          <w:rFonts w:ascii="Times New Roman" w:hAnsi="Times New Roman" w:cs="Times New Roman"/>
          <w:lang w:eastAsia="es-AR"/>
        </w:rPr>
        <w:t>).</w:t>
      </w:r>
    </w:p>
    <w:p w14:paraId="2F2284BD" w14:textId="7E5C1B11" w:rsidR="0088352B" w:rsidRPr="00C85498" w:rsidRDefault="0085308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Otra consecuencia del</w:t>
      </w:r>
      <w:r w:rsidR="009A1056" w:rsidRPr="00C85498">
        <w:rPr>
          <w:rFonts w:ascii="Times New Roman" w:hAnsi="Times New Roman" w:cs="Times New Roman"/>
        </w:rPr>
        <w:t xml:space="preserve"> avance </w:t>
      </w:r>
      <w:r w:rsidR="00B17460" w:rsidRPr="00C85498">
        <w:rPr>
          <w:rFonts w:ascii="Times New Roman" w:hAnsi="Times New Roman" w:cs="Times New Roman"/>
        </w:rPr>
        <w:t>tecnológico</w:t>
      </w:r>
      <w:r w:rsidR="00225677" w:rsidRPr="00C85498">
        <w:rPr>
          <w:rFonts w:ascii="Times New Roman" w:hAnsi="Times New Roman" w:cs="Times New Roman"/>
        </w:rPr>
        <w:t xml:space="preserve"> </w:t>
      </w:r>
      <w:r w:rsidRPr="00C85498">
        <w:rPr>
          <w:rFonts w:ascii="Times New Roman" w:hAnsi="Times New Roman" w:cs="Times New Roman"/>
        </w:rPr>
        <w:t>es la progresiva</w:t>
      </w:r>
      <w:r w:rsidR="009A1056" w:rsidRPr="00C85498">
        <w:rPr>
          <w:rFonts w:ascii="Times New Roman" w:hAnsi="Times New Roman" w:cs="Times New Roman"/>
        </w:rPr>
        <w:t xml:space="preserve"> simplificación de las tareas </w:t>
      </w:r>
      <w:r w:rsidR="00225677" w:rsidRPr="00C85498">
        <w:rPr>
          <w:rFonts w:ascii="Times New Roman" w:hAnsi="Times New Roman" w:cs="Times New Roman"/>
        </w:rPr>
        <w:t xml:space="preserve">vinculadas a </w:t>
      </w:r>
      <w:r w:rsidR="009A1056" w:rsidRPr="00C85498">
        <w:rPr>
          <w:rFonts w:ascii="Times New Roman" w:hAnsi="Times New Roman" w:cs="Times New Roman"/>
        </w:rPr>
        <w:t xml:space="preserve">las destrezas manuales, junto con </w:t>
      </w:r>
      <w:r w:rsidRPr="00C85498">
        <w:rPr>
          <w:rFonts w:ascii="Times New Roman" w:hAnsi="Times New Roman" w:cs="Times New Roman"/>
        </w:rPr>
        <w:t xml:space="preserve">el </w:t>
      </w:r>
      <w:r w:rsidR="009A1056" w:rsidRPr="00C85498">
        <w:rPr>
          <w:rFonts w:ascii="Times New Roman" w:hAnsi="Times New Roman" w:cs="Times New Roman"/>
        </w:rPr>
        <w:t xml:space="preserve">aumento en la importancia de las tareas más complejas de dirección y organización científica de la producción. </w:t>
      </w:r>
      <w:r w:rsidRPr="00C85498">
        <w:rPr>
          <w:rFonts w:ascii="Times New Roman" w:hAnsi="Times New Roman" w:cs="Times New Roman"/>
        </w:rPr>
        <w:t xml:space="preserve">Esto genera una diferenciación </w:t>
      </w:r>
      <w:r w:rsidR="00D242AA" w:rsidRPr="00C85498">
        <w:rPr>
          <w:rFonts w:ascii="Times New Roman" w:hAnsi="Times New Roman" w:cs="Times New Roman"/>
        </w:rPr>
        <w:t xml:space="preserve">en la subjetividad productiva de </w:t>
      </w:r>
      <w:r w:rsidRPr="00C85498">
        <w:rPr>
          <w:rFonts w:ascii="Times New Roman" w:hAnsi="Times New Roman" w:cs="Times New Roman"/>
        </w:rPr>
        <w:t xml:space="preserve">la fuerza de trabajo empleada, lo que </w:t>
      </w:r>
      <w:r w:rsidR="00B17460" w:rsidRPr="00C85498">
        <w:rPr>
          <w:rFonts w:ascii="Times New Roman" w:hAnsi="Times New Roman" w:cs="Times New Roman"/>
        </w:rPr>
        <w:t xml:space="preserve">se traduce </w:t>
      </w:r>
      <w:r w:rsidRPr="00C85498">
        <w:rPr>
          <w:rFonts w:ascii="Times New Roman" w:hAnsi="Times New Roman" w:cs="Times New Roman"/>
        </w:rPr>
        <w:t>en una diferenciación de sus condiciones de reproducción. Por un lado, l</w:t>
      </w:r>
      <w:r w:rsidR="009A1056" w:rsidRPr="00C85498">
        <w:rPr>
          <w:rFonts w:ascii="Times New Roman" w:hAnsi="Times New Roman" w:cs="Times New Roman"/>
        </w:rPr>
        <w:t xml:space="preserve">os salarios de la porción de la clase trabajadora con aptitudes científicas deben ser capaces de reunir el valor necesario para reproducir la capacidad de ese trabajo complejo, cubriendo sus gastos </w:t>
      </w:r>
      <w:r w:rsidR="00340940" w:rsidRPr="00C85498">
        <w:rPr>
          <w:rFonts w:ascii="Times New Roman" w:hAnsi="Times New Roman" w:cs="Times New Roman"/>
        </w:rPr>
        <w:t>de</w:t>
      </w:r>
      <w:r w:rsidR="009A1056" w:rsidRPr="00C85498">
        <w:rPr>
          <w:rFonts w:ascii="Times New Roman" w:hAnsi="Times New Roman" w:cs="Times New Roman"/>
        </w:rPr>
        <w:t xml:space="preserve"> educación, esparcimiento, etc.; por lo que sus ingresos son más altos, con respecto a los salarios de la mano de obra descalificada. Por otro lado, </w:t>
      </w:r>
      <w:r w:rsidR="00293194" w:rsidRPr="00C85498">
        <w:rPr>
          <w:rFonts w:ascii="Times New Roman" w:hAnsi="Times New Roman" w:cs="Times New Roman"/>
        </w:rPr>
        <w:t>se</w:t>
      </w:r>
      <w:r w:rsidR="003E25AD" w:rsidRPr="00C85498">
        <w:rPr>
          <w:rFonts w:ascii="Times New Roman" w:hAnsi="Times New Roman" w:cs="Times New Roman"/>
        </w:rPr>
        <w:t xml:space="preserve"> </w:t>
      </w:r>
      <w:r w:rsidR="009A1056" w:rsidRPr="00C85498">
        <w:rPr>
          <w:rFonts w:ascii="Times New Roman" w:hAnsi="Times New Roman" w:cs="Times New Roman"/>
        </w:rPr>
        <w:t xml:space="preserve">desvaloriza la fuerza de trabajo que realiza las tareas simples, por lo que </w:t>
      </w:r>
      <w:r w:rsidR="00A933A7" w:rsidRPr="00C85498">
        <w:rPr>
          <w:rFonts w:ascii="Times New Roman" w:hAnsi="Times New Roman" w:cs="Times New Roman"/>
        </w:rPr>
        <w:t xml:space="preserve">ésta </w:t>
      </w:r>
      <w:r w:rsidR="009A1056" w:rsidRPr="00C85498">
        <w:rPr>
          <w:rFonts w:ascii="Times New Roman" w:hAnsi="Times New Roman" w:cs="Times New Roman"/>
        </w:rPr>
        <w:t xml:space="preserve">recibe salarios más bajos y registra un empeoramiento progresivo de sus condiciones de empleo </w:t>
      </w:r>
      <w:r w:rsidR="005060CA" w:rsidRPr="00C85498">
        <w:rPr>
          <w:rFonts w:ascii="Times New Roman" w:hAnsi="Times New Roman" w:cs="Times New Roman"/>
        </w:rPr>
        <w:t>(Iñigo Carrera, 2008).</w:t>
      </w:r>
    </w:p>
    <w:p w14:paraId="502141B4" w14:textId="12F4A996" w:rsidR="003E25AD" w:rsidRPr="00C85498" w:rsidRDefault="00225677"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 esa diferencia en los valores de las fuerzas de trabajo se agregan diferentes situaciones en el mercado laboral que presionan sobre las condiciones concretas de compraventa</w:t>
      </w:r>
      <w:r w:rsidR="00883277" w:rsidRPr="00C85498">
        <w:rPr>
          <w:rFonts w:ascii="Times New Roman" w:hAnsi="Times New Roman" w:cs="Times New Roman"/>
        </w:rPr>
        <w:t>.</w:t>
      </w:r>
      <w:r w:rsidR="0088352B" w:rsidRPr="00C85498">
        <w:rPr>
          <w:rFonts w:ascii="Times New Roman" w:hAnsi="Times New Roman" w:cs="Times New Roman"/>
        </w:rPr>
        <w:t xml:space="preserve"> </w:t>
      </w:r>
      <w:r w:rsidR="009A1056" w:rsidRPr="00C85498">
        <w:rPr>
          <w:rFonts w:ascii="Times New Roman" w:hAnsi="Times New Roman" w:cs="Times New Roman"/>
        </w:rPr>
        <w:t xml:space="preserve">En primer lugar, una porción </w:t>
      </w:r>
      <w:r w:rsidR="00A933A7" w:rsidRPr="00C85498">
        <w:rPr>
          <w:rFonts w:ascii="Times New Roman" w:hAnsi="Times New Roman" w:cs="Times New Roman"/>
        </w:rPr>
        <w:t>de</w:t>
      </w:r>
      <w:r w:rsidRPr="00C85498">
        <w:rPr>
          <w:rFonts w:ascii="Times New Roman" w:hAnsi="Times New Roman" w:cs="Times New Roman"/>
        </w:rPr>
        <w:t>l segmento más complejo de</w:t>
      </w:r>
      <w:r w:rsidR="00A933A7" w:rsidRPr="00C85498">
        <w:rPr>
          <w:rFonts w:ascii="Times New Roman" w:hAnsi="Times New Roman" w:cs="Times New Roman"/>
        </w:rPr>
        <w:t xml:space="preserve"> la</w:t>
      </w:r>
      <w:r w:rsidR="00853089" w:rsidRPr="00C85498">
        <w:rPr>
          <w:rFonts w:ascii="Times New Roman" w:hAnsi="Times New Roman" w:cs="Times New Roman"/>
        </w:rPr>
        <w:t xml:space="preserve"> </w:t>
      </w:r>
      <w:r w:rsidR="00E955F9" w:rsidRPr="00C85498">
        <w:rPr>
          <w:rFonts w:ascii="Times New Roman" w:hAnsi="Times New Roman" w:cs="Times New Roman"/>
        </w:rPr>
        <w:t>fuerza de trabajo</w:t>
      </w:r>
      <w:r w:rsidR="009A1056" w:rsidRPr="00C85498">
        <w:rPr>
          <w:rFonts w:ascii="Times New Roman" w:hAnsi="Times New Roman" w:cs="Times New Roman"/>
        </w:rPr>
        <w:t xml:space="preserve"> es la que representa los intereses del capital dentro del proceso productivo, como los gerentes y ejecutivos. Para cumplir </w:t>
      </w:r>
      <w:r w:rsidR="00E955F9" w:rsidRPr="00C85498">
        <w:rPr>
          <w:rFonts w:ascii="Times New Roman" w:hAnsi="Times New Roman" w:cs="Times New Roman"/>
        </w:rPr>
        <w:t xml:space="preserve">su </w:t>
      </w:r>
      <w:r w:rsidR="009A1056" w:rsidRPr="00C85498">
        <w:rPr>
          <w:rFonts w:ascii="Times New Roman" w:hAnsi="Times New Roman" w:cs="Times New Roman"/>
        </w:rPr>
        <w:t>rol asignado en la producción, las condiciones de empleo de esta parte de la fuerza de trabajo deben permitir el acceso al consumo de una canasta de bienes similar a la que accede la clase capitalista</w:t>
      </w:r>
      <w:r w:rsidR="00E955F9" w:rsidRPr="00C85498">
        <w:rPr>
          <w:rFonts w:ascii="Times New Roman" w:hAnsi="Times New Roman" w:cs="Times New Roman"/>
        </w:rPr>
        <w:t>,</w:t>
      </w:r>
      <w:r w:rsidRPr="00C85498">
        <w:rPr>
          <w:rFonts w:ascii="Times New Roman" w:hAnsi="Times New Roman" w:cs="Times New Roman"/>
        </w:rPr>
        <w:t xml:space="preserve"> por lo cual difícilmente sus </w:t>
      </w:r>
      <w:r w:rsidRPr="00C85498">
        <w:rPr>
          <w:rFonts w:ascii="Times New Roman" w:hAnsi="Times New Roman" w:cs="Times New Roman"/>
        </w:rPr>
        <w:lastRenderedPageBreak/>
        <w:t>salarios se alejen de su valor</w:t>
      </w:r>
      <w:r w:rsidR="009A1056" w:rsidRPr="00C85498">
        <w:rPr>
          <w:rFonts w:ascii="Times New Roman" w:hAnsi="Times New Roman" w:cs="Times New Roman"/>
        </w:rPr>
        <w:t xml:space="preserve">. En segundo término, existe una porción de la fuerza de trabajo científicamente educada, como los profesionales y técnicos, que enfrentan una menor competencia en el mercado de trabajo, por lo que sus condiciones de contratación </w:t>
      </w:r>
      <w:r w:rsidR="00C60D0E" w:rsidRPr="00C85498">
        <w:rPr>
          <w:rFonts w:ascii="Times New Roman" w:hAnsi="Times New Roman" w:cs="Times New Roman"/>
        </w:rPr>
        <w:t xml:space="preserve">tampoco </w:t>
      </w:r>
      <w:r w:rsidR="00293194" w:rsidRPr="00C85498">
        <w:rPr>
          <w:rFonts w:ascii="Times New Roman" w:hAnsi="Times New Roman" w:cs="Times New Roman"/>
        </w:rPr>
        <w:t xml:space="preserve">podrán estar </w:t>
      </w:r>
      <w:r w:rsidR="00C60D0E" w:rsidRPr="00C85498">
        <w:rPr>
          <w:rFonts w:ascii="Times New Roman" w:hAnsi="Times New Roman" w:cs="Times New Roman"/>
        </w:rPr>
        <w:t>sujetas</w:t>
      </w:r>
      <w:r w:rsidR="009A1056" w:rsidRPr="00C85498">
        <w:rPr>
          <w:rFonts w:ascii="Times New Roman" w:hAnsi="Times New Roman" w:cs="Times New Roman"/>
        </w:rPr>
        <w:t xml:space="preserve"> a un empeoramiento muy drástico</w:t>
      </w:r>
      <w:r w:rsidR="00293194" w:rsidRPr="00C85498">
        <w:rPr>
          <w:rFonts w:ascii="Times New Roman" w:hAnsi="Times New Roman" w:cs="Times New Roman"/>
        </w:rPr>
        <w:t xml:space="preserve"> por dos razones</w:t>
      </w:r>
      <w:r w:rsidR="009A1056" w:rsidRPr="00C85498">
        <w:rPr>
          <w:rFonts w:ascii="Times New Roman" w:hAnsi="Times New Roman" w:cs="Times New Roman"/>
        </w:rPr>
        <w:t>. Si las condiciones de empleo para este tipo de asalariados fueran muy malas, no existirían posibilidades económicas para desarrollar este tipo de fuerza de trabajo que es de vital importancia para el capital. Además, los individuos con una formación científica tienen más posibilidades de emigrar a otros países para conseguir mejores condiciones de empleo.</w:t>
      </w:r>
      <w:r w:rsidR="00293194" w:rsidRPr="00C85498">
        <w:rPr>
          <w:rFonts w:ascii="Times New Roman" w:hAnsi="Times New Roman" w:cs="Times New Roman"/>
        </w:rPr>
        <w:t xml:space="preserve"> </w:t>
      </w:r>
    </w:p>
    <w:p w14:paraId="55DD715A" w14:textId="07A51A33" w:rsidR="008A3ECF" w:rsidRPr="00C85498" w:rsidRDefault="00883277"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Por </w:t>
      </w:r>
      <w:r w:rsidR="006439BB" w:rsidRPr="00C85498">
        <w:rPr>
          <w:rFonts w:ascii="Times New Roman" w:hAnsi="Times New Roman" w:cs="Times New Roman"/>
        </w:rPr>
        <w:t>su parte</w:t>
      </w:r>
      <w:r w:rsidR="00C60D0E" w:rsidRPr="00C85498">
        <w:rPr>
          <w:rFonts w:ascii="Times New Roman" w:hAnsi="Times New Roman" w:cs="Times New Roman"/>
        </w:rPr>
        <w:t xml:space="preserve">, </w:t>
      </w:r>
      <w:r w:rsidRPr="00C85498">
        <w:rPr>
          <w:rFonts w:ascii="Times New Roman" w:hAnsi="Times New Roman" w:cs="Times New Roman"/>
        </w:rPr>
        <w:t>l</w:t>
      </w:r>
      <w:r w:rsidR="009A1056" w:rsidRPr="00C85498">
        <w:rPr>
          <w:rFonts w:ascii="Times New Roman" w:hAnsi="Times New Roman" w:cs="Times New Roman"/>
        </w:rPr>
        <w:t xml:space="preserve">a </w:t>
      </w:r>
      <w:r w:rsidRPr="00C85498">
        <w:rPr>
          <w:rFonts w:ascii="Times New Roman" w:hAnsi="Times New Roman" w:cs="Times New Roman"/>
        </w:rPr>
        <w:t>fuerza de trabajo</w:t>
      </w:r>
      <w:r w:rsidR="005060CA" w:rsidRPr="00C85498">
        <w:rPr>
          <w:rFonts w:ascii="Times New Roman" w:hAnsi="Times New Roman" w:cs="Times New Roman"/>
        </w:rPr>
        <w:t xml:space="preserve"> </w:t>
      </w:r>
      <w:r w:rsidR="009A1056" w:rsidRPr="00C85498">
        <w:rPr>
          <w:rFonts w:ascii="Times New Roman" w:hAnsi="Times New Roman" w:cs="Times New Roman"/>
        </w:rPr>
        <w:t>que realiza las actividades de menor calificación</w:t>
      </w:r>
      <w:r w:rsidR="006439BB" w:rsidRPr="00C85498">
        <w:rPr>
          <w:rFonts w:ascii="Times New Roman" w:hAnsi="Times New Roman" w:cs="Times New Roman"/>
        </w:rPr>
        <w:t xml:space="preserve"> </w:t>
      </w:r>
      <w:r w:rsidR="009A1056" w:rsidRPr="00C85498">
        <w:rPr>
          <w:rFonts w:ascii="Times New Roman" w:hAnsi="Times New Roman" w:cs="Times New Roman"/>
        </w:rPr>
        <w:t xml:space="preserve">está </w:t>
      </w:r>
      <w:r w:rsidR="00E00EF2" w:rsidRPr="00C85498">
        <w:rPr>
          <w:rFonts w:ascii="Times New Roman" w:hAnsi="Times New Roman" w:cs="Times New Roman"/>
        </w:rPr>
        <w:t>más expuesta a la competencia con los integrantes de la sobrepoblación relativa</w:t>
      </w:r>
      <w:r w:rsidR="00B6770A" w:rsidRPr="00C85498">
        <w:rPr>
          <w:rFonts w:ascii="Times New Roman" w:hAnsi="Times New Roman" w:cs="Times New Roman"/>
        </w:rPr>
        <w:t xml:space="preserve">, ya que </w:t>
      </w:r>
      <w:r w:rsidR="00D25F31" w:rsidRPr="00C85498">
        <w:rPr>
          <w:rFonts w:ascii="Times New Roman" w:hAnsi="Times New Roman" w:cs="Times New Roman"/>
        </w:rPr>
        <w:t>é</w:t>
      </w:r>
      <w:r w:rsidR="00B6770A" w:rsidRPr="00C85498">
        <w:rPr>
          <w:rFonts w:ascii="Times New Roman" w:hAnsi="Times New Roman" w:cs="Times New Roman"/>
        </w:rPr>
        <w:t xml:space="preserve">sta se compone mayoritariamente de individuos de baja </w:t>
      </w:r>
      <w:r w:rsidR="00D25F31" w:rsidRPr="00C85498">
        <w:rPr>
          <w:rFonts w:ascii="Times New Roman" w:hAnsi="Times New Roman" w:cs="Times New Roman"/>
        </w:rPr>
        <w:t>instrucción</w:t>
      </w:r>
      <w:r w:rsidR="00C8141F" w:rsidRPr="00C85498">
        <w:rPr>
          <w:rFonts w:ascii="Times New Roman" w:hAnsi="Times New Roman" w:cs="Times New Roman"/>
        </w:rPr>
        <w:t>. A</w:t>
      </w:r>
      <w:r w:rsidR="00D25F31" w:rsidRPr="00C85498">
        <w:rPr>
          <w:rFonts w:ascii="Times New Roman" w:hAnsi="Times New Roman" w:cs="Times New Roman"/>
        </w:rPr>
        <w:t xml:space="preserve"> su vez, </w:t>
      </w:r>
      <w:r w:rsidR="00B6770A" w:rsidRPr="00C85498">
        <w:rPr>
          <w:rFonts w:ascii="Times New Roman" w:hAnsi="Times New Roman" w:cs="Times New Roman"/>
        </w:rPr>
        <w:t xml:space="preserve">la necesidad de formación o capacitación </w:t>
      </w:r>
      <w:r w:rsidR="00D25F31" w:rsidRPr="00C85498">
        <w:rPr>
          <w:rFonts w:ascii="Times New Roman" w:hAnsi="Times New Roman" w:cs="Times New Roman"/>
        </w:rPr>
        <w:t xml:space="preserve">para el </w:t>
      </w:r>
      <w:r w:rsidR="00B6770A" w:rsidRPr="00C85498">
        <w:rPr>
          <w:rFonts w:ascii="Times New Roman" w:hAnsi="Times New Roman" w:cs="Times New Roman"/>
        </w:rPr>
        <w:t>reemplazo</w:t>
      </w:r>
      <w:r w:rsidR="00D25F31" w:rsidRPr="00C85498">
        <w:rPr>
          <w:rFonts w:ascii="Times New Roman" w:hAnsi="Times New Roman" w:cs="Times New Roman"/>
        </w:rPr>
        <w:t xml:space="preserve"> de un trabajador</w:t>
      </w:r>
      <w:r w:rsidR="00B6770A" w:rsidRPr="00C85498">
        <w:rPr>
          <w:rFonts w:ascii="Times New Roman" w:hAnsi="Times New Roman" w:cs="Times New Roman"/>
        </w:rPr>
        <w:t xml:space="preserve"> </w:t>
      </w:r>
      <w:r w:rsidR="00D25F31" w:rsidRPr="00C85498">
        <w:rPr>
          <w:rFonts w:ascii="Times New Roman" w:hAnsi="Times New Roman" w:cs="Times New Roman"/>
        </w:rPr>
        <w:t xml:space="preserve">por otro es </w:t>
      </w:r>
      <w:r w:rsidR="00B6770A" w:rsidRPr="00C85498">
        <w:rPr>
          <w:rFonts w:ascii="Times New Roman" w:hAnsi="Times New Roman" w:cs="Times New Roman"/>
        </w:rPr>
        <w:t>inferior</w:t>
      </w:r>
      <w:r w:rsidR="00D25F31" w:rsidRPr="00C85498">
        <w:rPr>
          <w:rFonts w:ascii="Times New Roman" w:hAnsi="Times New Roman" w:cs="Times New Roman"/>
        </w:rPr>
        <w:t xml:space="preserve"> respecto a lo que ocurre en otros segmentos del mercado laboral.</w:t>
      </w:r>
      <w:r w:rsidR="006439BB" w:rsidRPr="00C85498">
        <w:rPr>
          <w:rFonts w:ascii="Times New Roman" w:hAnsi="Times New Roman" w:cs="Times New Roman"/>
        </w:rPr>
        <w:t xml:space="preserve"> Así, este segmento de la fuerza de trabajo está más sujeto al empeoramiento de sus condiciones de empleo, sufriendo con mayor intensidad la precariedad laboral.</w:t>
      </w:r>
    </w:p>
    <w:p w14:paraId="75C099A9" w14:textId="513089E9" w:rsidR="00C60D0E" w:rsidRPr="00C85498" w:rsidRDefault="0058680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 síntesis</w:t>
      </w:r>
      <w:r w:rsidR="00C12894" w:rsidRPr="00C85498">
        <w:rPr>
          <w:rFonts w:ascii="Times New Roman" w:hAnsi="Times New Roman" w:cs="Times New Roman"/>
        </w:rPr>
        <w:t>, los cambios tecnológico</w:t>
      </w:r>
      <w:r w:rsidRPr="00C85498">
        <w:rPr>
          <w:rFonts w:ascii="Times New Roman" w:hAnsi="Times New Roman" w:cs="Times New Roman"/>
        </w:rPr>
        <w:t>s</w:t>
      </w:r>
      <w:r w:rsidR="00C12894" w:rsidRPr="00C85498">
        <w:rPr>
          <w:rFonts w:ascii="Times New Roman" w:hAnsi="Times New Roman" w:cs="Times New Roman"/>
        </w:rPr>
        <w:t xml:space="preserve"> dan lugar a una diferenciación de la fuerza de trabajo según el rol que cada individuo ocupa en la producción. Estas diferencias se traducen en distintas condiciones de empleo y reproducción </w:t>
      </w:r>
      <w:r w:rsidRPr="00C85498">
        <w:rPr>
          <w:rFonts w:ascii="Times New Roman" w:hAnsi="Times New Roman" w:cs="Times New Roman"/>
        </w:rPr>
        <w:t>entre aquellos</w:t>
      </w:r>
      <w:r w:rsidR="00C12894" w:rsidRPr="00C85498">
        <w:rPr>
          <w:rFonts w:ascii="Times New Roman" w:hAnsi="Times New Roman" w:cs="Times New Roman"/>
        </w:rPr>
        <w:t xml:space="preserve"> miembros de la clase trabajadora </w:t>
      </w:r>
      <w:r w:rsidRPr="00C85498">
        <w:rPr>
          <w:rFonts w:ascii="Times New Roman" w:hAnsi="Times New Roman" w:cs="Times New Roman"/>
        </w:rPr>
        <w:t>que</w:t>
      </w:r>
      <w:r w:rsidR="00C12894" w:rsidRPr="00C85498">
        <w:rPr>
          <w:rFonts w:ascii="Times New Roman" w:hAnsi="Times New Roman" w:cs="Times New Roman"/>
        </w:rPr>
        <w:t xml:space="preserve"> forman parte de la sobrepoblación relativa, </w:t>
      </w:r>
      <w:r w:rsidRPr="00C85498">
        <w:rPr>
          <w:rFonts w:ascii="Times New Roman" w:hAnsi="Times New Roman" w:cs="Times New Roman"/>
        </w:rPr>
        <w:t xml:space="preserve">quienes </w:t>
      </w:r>
      <w:r w:rsidR="00C12894" w:rsidRPr="00C85498">
        <w:rPr>
          <w:rFonts w:ascii="Times New Roman" w:hAnsi="Times New Roman" w:cs="Times New Roman"/>
        </w:rPr>
        <w:t xml:space="preserve">realizan actividades simples, </w:t>
      </w:r>
      <w:r w:rsidRPr="00C85498">
        <w:rPr>
          <w:rFonts w:ascii="Times New Roman" w:hAnsi="Times New Roman" w:cs="Times New Roman"/>
        </w:rPr>
        <w:t xml:space="preserve">y quienes </w:t>
      </w:r>
      <w:r w:rsidR="00C12894" w:rsidRPr="00C85498">
        <w:rPr>
          <w:rFonts w:ascii="Times New Roman" w:hAnsi="Times New Roman" w:cs="Times New Roman"/>
        </w:rPr>
        <w:t>llevan cabo tareas complejas o están a cargo de la dirección y planificación de la producción.</w:t>
      </w:r>
    </w:p>
    <w:p w14:paraId="63EADBAF" w14:textId="77777777" w:rsidR="0024152A" w:rsidRPr="00C85498" w:rsidRDefault="0024152A" w:rsidP="00DA1286">
      <w:pPr>
        <w:spacing w:after="120" w:line="240" w:lineRule="auto"/>
        <w:jc w:val="both"/>
        <w:rPr>
          <w:rFonts w:ascii="Times New Roman" w:hAnsi="Times New Roman" w:cs="Times New Roman"/>
        </w:rPr>
      </w:pPr>
    </w:p>
    <w:p w14:paraId="078A14CE" w14:textId="4D215CE6" w:rsidR="009A1056" w:rsidRPr="00702D9A" w:rsidRDefault="009A1056"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La diferenciación del capital según su escala y según las especificidades nacionales</w:t>
      </w:r>
    </w:p>
    <w:p w14:paraId="574CC7ED" w14:textId="7C007427" w:rsidR="009A1056" w:rsidRPr="00C85498" w:rsidRDefault="00C12894"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Aunque</w:t>
      </w:r>
      <w:r w:rsidR="009A1056" w:rsidRPr="00C85498">
        <w:rPr>
          <w:rFonts w:ascii="Times New Roman" w:hAnsi="Times New Roman" w:cs="Times New Roman"/>
        </w:rPr>
        <w:t xml:space="preserve"> el avance tecnológico es la forma más común de concurrir en la competencia, no todos los capitales pueden desarrollar sus fuerzas productivas (Shaikh, 2016; Iñigo Carrera, 2008; Graña, 2013</w:t>
      </w:r>
      <w:r w:rsidR="00DD17F2" w:rsidRPr="00C85498">
        <w:rPr>
          <w:rFonts w:ascii="Times New Roman" w:hAnsi="Times New Roman" w:cs="Times New Roman"/>
        </w:rPr>
        <w:t>a</w:t>
      </w:r>
      <w:r w:rsidR="009A1056" w:rsidRPr="00C85498">
        <w:rPr>
          <w:rFonts w:ascii="Times New Roman" w:hAnsi="Times New Roman" w:cs="Times New Roman"/>
        </w:rPr>
        <w:t xml:space="preserve">). Los capitales </w:t>
      </w:r>
      <w:r w:rsidR="008A58C2" w:rsidRPr="00C85498">
        <w:rPr>
          <w:rFonts w:ascii="Times New Roman" w:hAnsi="Times New Roman" w:cs="Times New Roman"/>
        </w:rPr>
        <w:t>de mayor escala</w:t>
      </w:r>
      <w:r w:rsidR="009A1056" w:rsidRPr="00C85498">
        <w:rPr>
          <w:rFonts w:ascii="Times New Roman" w:hAnsi="Times New Roman" w:cs="Times New Roman"/>
        </w:rPr>
        <w:t xml:space="preserve"> son aquellos que </w:t>
      </w:r>
      <w:r w:rsidR="003A135E" w:rsidRPr="00C85498">
        <w:rPr>
          <w:rFonts w:ascii="Times New Roman" w:hAnsi="Times New Roman" w:cs="Times New Roman"/>
        </w:rPr>
        <w:t>operan en la frontera tecnológica de una cierta rama</w:t>
      </w:r>
      <w:r w:rsidR="009A1056" w:rsidRPr="00C85498">
        <w:rPr>
          <w:rFonts w:ascii="Times New Roman" w:hAnsi="Times New Roman" w:cs="Times New Roman"/>
        </w:rPr>
        <w:t xml:space="preserve">, </w:t>
      </w:r>
      <w:r w:rsidR="0083040B" w:rsidRPr="00C85498">
        <w:rPr>
          <w:rFonts w:ascii="Times New Roman" w:hAnsi="Times New Roman" w:cs="Times New Roman"/>
        </w:rPr>
        <w:t xml:space="preserve">que </w:t>
      </w:r>
      <w:r w:rsidR="009A1056" w:rsidRPr="00C85498">
        <w:rPr>
          <w:rFonts w:ascii="Times New Roman" w:hAnsi="Times New Roman" w:cs="Times New Roman"/>
        </w:rPr>
        <w:t>comp</w:t>
      </w:r>
      <w:r w:rsidR="003A135E" w:rsidRPr="00C85498">
        <w:rPr>
          <w:rFonts w:ascii="Times New Roman" w:hAnsi="Times New Roman" w:cs="Times New Roman"/>
        </w:rPr>
        <w:t>i</w:t>
      </w:r>
      <w:r w:rsidR="009A1056" w:rsidRPr="00C85498">
        <w:rPr>
          <w:rFonts w:ascii="Times New Roman" w:hAnsi="Times New Roman" w:cs="Times New Roman"/>
        </w:rPr>
        <w:t>t</w:t>
      </w:r>
      <w:r w:rsidR="003A135E" w:rsidRPr="00C85498">
        <w:rPr>
          <w:rFonts w:ascii="Times New Roman" w:hAnsi="Times New Roman" w:cs="Times New Roman"/>
        </w:rPr>
        <w:t>en normalmente</w:t>
      </w:r>
      <w:r w:rsidR="009A1056" w:rsidRPr="00C85498">
        <w:rPr>
          <w:rFonts w:ascii="Times New Roman" w:hAnsi="Times New Roman" w:cs="Times New Roman"/>
        </w:rPr>
        <w:t xml:space="preserve"> en el mercado mundial y </w:t>
      </w:r>
      <w:r w:rsidR="0083040B" w:rsidRPr="00C85498">
        <w:rPr>
          <w:rFonts w:ascii="Times New Roman" w:hAnsi="Times New Roman" w:cs="Times New Roman"/>
        </w:rPr>
        <w:t xml:space="preserve">que </w:t>
      </w:r>
      <w:r w:rsidR="003A135E" w:rsidRPr="00C85498">
        <w:rPr>
          <w:rFonts w:ascii="Times New Roman" w:hAnsi="Times New Roman" w:cs="Times New Roman"/>
        </w:rPr>
        <w:t xml:space="preserve">logran </w:t>
      </w:r>
      <w:r w:rsidR="009A1056" w:rsidRPr="00C85498">
        <w:rPr>
          <w:rFonts w:ascii="Times New Roman" w:hAnsi="Times New Roman" w:cs="Times New Roman"/>
        </w:rPr>
        <w:t xml:space="preserve">valorizarse a la tasa general de ganancia. </w:t>
      </w:r>
      <w:r w:rsidR="00470274" w:rsidRPr="00C85498">
        <w:rPr>
          <w:rFonts w:ascii="Times New Roman" w:hAnsi="Times New Roman" w:cs="Times New Roman"/>
        </w:rPr>
        <w:t>A diferencia de éstos</w:t>
      </w:r>
      <w:r w:rsidR="009A1056" w:rsidRPr="00C85498">
        <w:rPr>
          <w:rFonts w:ascii="Times New Roman" w:hAnsi="Times New Roman" w:cs="Times New Roman"/>
        </w:rPr>
        <w:t>, los ‘pequeños capitales’ son aquellos que han quedado atrás en la competencia y que ponen en movimiento un trabajo menos productivo</w:t>
      </w:r>
      <w:r w:rsidR="008A3ECF" w:rsidRPr="00C85498">
        <w:rPr>
          <w:rFonts w:ascii="Times New Roman" w:hAnsi="Times New Roman" w:cs="Times New Roman"/>
        </w:rPr>
        <w:t xml:space="preserve">. </w:t>
      </w:r>
      <w:r w:rsidR="00693DF9" w:rsidRPr="00C85498">
        <w:rPr>
          <w:rFonts w:ascii="Times New Roman" w:hAnsi="Times New Roman" w:cs="Times New Roman"/>
        </w:rPr>
        <w:t xml:space="preserve">Una vez que un capital </w:t>
      </w:r>
      <w:r w:rsidR="00236E95" w:rsidRPr="00C85498">
        <w:rPr>
          <w:rFonts w:ascii="Times New Roman" w:hAnsi="Times New Roman" w:cs="Times New Roman"/>
        </w:rPr>
        <w:t>queda rezagado</w:t>
      </w:r>
      <w:r w:rsidR="00693DF9" w:rsidRPr="00C85498">
        <w:rPr>
          <w:rFonts w:ascii="Times New Roman" w:hAnsi="Times New Roman" w:cs="Times New Roman"/>
        </w:rPr>
        <w:t>, su</w:t>
      </w:r>
      <w:r w:rsidR="008A3ECF" w:rsidRPr="00C85498">
        <w:rPr>
          <w:rFonts w:ascii="Times New Roman" w:hAnsi="Times New Roman" w:cs="Times New Roman"/>
        </w:rPr>
        <w:t xml:space="preserve"> brecha </w:t>
      </w:r>
      <w:r w:rsidR="00693DF9" w:rsidRPr="00C85498">
        <w:rPr>
          <w:rFonts w:ascii="Times New Roman" w:hAnsi="Times New Roman" w:cs="Times New Roman"/>
        </w:rPr>
        <w:t xml:space="preserve">con </w:t>
      </w:r>
      <w:r w:rsidR="008A58C2" w:rsidRPr="00C85498">
        <w:rPr>
          <w:rFonts w:ascii="Times New Roman" w:hAnsi="Times New Roman" w:cs="Times New Roman"/>
        </w:rPr>
        <w:t xml:space="preserve">los capitales de mayor tamaño </w:t>
      </w:r>
      <w:r w:rsidR="00693DF9" w:rsidRPr="00C85498">
        <w:rPr>
          <w:rFonts w:ascii="Times New Roman" w:hAnsi="Times New Roman" w:cs="Times New Roman"/>
        </w:rPr>
        <w:t xml:space="preserve">crece </w:t>
      </w:r>
      <w:r w:rsidR="00236E95" w:rsidRPr="00C85498">
        <w:rPr>
          <w:rFonts w:ascii="Times New Roman" w:hAnsi="Times New Roman" w:cs="Times New Roman"/>
        </w:rPr>
        <w:t xml:space="preserve">de forma progresiva </w:t>
      </w:r>
      <w:r w:rsidR="00693DF9" w:rsidRPr="00C85498">
        <w:rPr>
          <w:rFonts w:ascii="Times New Roman" w:hAnsi="Times New Roman" w:cs="Times New Roman"/>
        </w:rPr>
        <w:t>y</w:t>
      </w:r>
      <w:r w:rsidR="008A3ECF" w:rsidRPr="00C85498">
        <w:rPr>
          <w:rFonts w:ascii="Times New Roman" w:hAnsi="Times New Roman" w:cs="Times New Roman"/>
        </w:rPr>
        <w:t>, eventualmente</w:t>
      </w:r>
      <w:r w:rsidR="00693DF9" w:rsidRPr="00C85498">
        <w:rPr>
          <w:rFonts w:ascii="Times New Roman" w:hAnsi="Times New Roman" w:cs="Times New Roman"/>
        </w:rPr>
        <w:t>,</w:t>
      </w:r>
      <w:r w:rsidR="008A3ECF" w:rsidRPr="00C85498">
        <w:rPr>
          <w:rFonts w:ascii="Times New Roman" w:hAnsi="Times New Roman" w:cs="Times New Roman"/>
        </w:rPr>
        <w:t xml:space="preserve"> los pequeños capitales </w:t>
      </w:r>
      <w:r w:rsidR="00693DF9" w:rsidRPr="00C85498">
        <w:rPr>
          <w:rFonts w:ascii="Times New Roman" w:hAnsi="Times New Roman" w:cs="Times New Roman"/>
        </w:rPr>
        <w:t>abandonan la producción</w:t>
      </w:r>
      <w:r w:rsidR="008A3ECF" w:rsidRPr="00C85498">
        <w:rPr>
          <w:rFonts w:ascii="Times New Roman" w:hAnsi="Times New Roman" w:cs="Times New Roman"/>
        </w:rPr>
        <w:t>.</w:t>
      </w:r>
      <w:r w:rsidR="00A574A8" w:rsidRPr="00C85498">
        <w:rPr>
          <w:rFonts w:ascii="Times New Roman" w:hAnsi="Times New Roman" w:cs="Times New Roman"/>
        </w:rPr>
        <w:t xml:space="preserve"> </w:t>
      </w:r>
      <w:r w:rsidR="009A1056" w:rsidRPr="00C85498">
        <w:rPr>
          <w:rFonts w:ascii="Times New Roman" w:hAnsi="Times New Roman" w:cs="Times New Roman"/>
        </w:rPr>
        <w:t xml:space="preserve">Sin embargo, </w:t>
      </w:r>
      <w:r w:rsidR="00693DF9" w:rsidRPr="00C85498">
        <w:rPr>
          <w:rFonts w:ascii="Times New Roman" w:hAnsi="Times New Roman" w:cs="Times New Roman"/>
        </w:rPr>
        <w:t xml:space="preserve">algunos pequeños capitales </w:t>
      </w:r>
      <w:r w:rsidR="008A3ECF" w:rsidRPr="00C85498">
        <w:rPr>
          <w:rFonts w:ascii="Times New Roman" w:hAnsi="Times New Roman" w:cs="Times New Roman"/>
        </w:rPr>
        <w:t>sobreviven</w:t>
      </w:r>
      <w:r w:rsidR="009A1056" w:rsidRPr="00C85498">
        <w:rPr>
          <w:rFonts w:ascii="Times New Roman" w:hAnsi="Times New Roman" w:cs="Times New Roman"/>
        </w:rPr>
        <w:t xml:space="preserve"> gracias a la existencia de distintos mecanismos que compensan su rezago productivo. Una fuente común de compensación es el pago de la fuerza de trabajo por debajo de su valor, es decir, la imposición de vínculos laborales precarios a la fuerza de trabajo que se emplea.</w:t>
      </w:r>
    </w:p>
    <w:p w14:paraId="379EA591" w14:textId="3B408A68"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Mientras los capitales </w:t>
      </w:r>
      <w:r w:rsidR="008A58C2" w:rsidRPr="00C85498">
        <w:rPr>
          <w:rFonts w:ascii="Times New Roman" w:hAnsi="Times New Roman" w:cs="Times New Roman"/>
        </w:rPr>
        <w:t xml:space="preserve">de mayor escala </w:t>
      </w:r>
      <w:r w:rsidRPr="00C85498">
        <w:rPr>
          <w:rFonts w:ascii="Times New Roman" w:hAnsi="Times New Roman" w:cs="Times New Roman"/>
        </w:rPr>
        <w:t xml:space="preserve">tienen cierta homogeneidad en cuanto a sus condiciones de acumulación, existe un degradé de situaciones entre los pequeños capitales. Algunas unidades productivas rezagadas cuentan igualmente con cierta escala y nivel de tecnología, que les permiten participar de cadenas de valor y relacionarse con </w:t>
      </w:r>
      <w:r w:rsidR="008A58C2" w:rsidRPr="00C85498">
        <w:rPr>
          <w:rFonts w:ascii="Times New Roman" w:hAnsi="Times New Roman" w:cs="Times New Roman"/>
        </w:rPr>
        <w:t>capitales de mayor tamaño</w:t>
      </w:r>
      <w:r w:rsidR="008A630C" w:rsidRPr="00C85498">
        <w:rPr>
          <w:rFonts w:ascii="Times New Roman" w:hAnsi="Times New Roman" w:cs="Times New Roman"/>
        </w:rPr>
        <w:t xml:space="preserve"> (Starosta, 2010)</w:t>
      </w:r>
      <w:r w:rsidRPr="00C85498">
        <w:rPr>
          <w:rFonts w:ascii="Times New Roman" w:hAnsi="Times New Roman" w:cs="Times New Roman"/>
        </w:rPr>
        <w:t xml:space="preserve">. </w:t>
      </w:r>
      <w:r w:rsidR="00F903B1">
        <w:rPr>
          <w:rFonts w:ascii="Times New Roman" w:hAnsi="Times New Roman" w:cs="Times New Roman"/>
        </w:rPr>
        <w:t>O</w:t>
      </w:r>
      <w:r w:rsidRPr="00C85498">
        <w:rPr>
          <w:rFonts w:ascii="Times New Roman" w:hAnsi="Times New Roman" w:cs="Times New Roman"/>
        </w:rPr>
        <w:t>tros pequeños capitales basan su acumulación en los bajos salarios de la fuerza de trabajo que emplean, o incluso son pequeñas unidades productivas de subsistencia muy precarias y organizadas mediante vínculos familiares</w:t>
      </w:r>
      <w:r w:rsidR="008A3ECF" w:rsidRPr="00C85498">
        <w:rPr>
          <w:rFonts w:ascii="Times New Roman" w:hAnsi="Times New Roman" w:cs="Times New Roman"/>
        </w:rPr>
        <w:t xml:space="preserve">. En el extremo de este </w:t>
      </w:r>
      <w:r w:rsidR="0088352B" w:rsidRPr="00C85498">
        <w:rPr>
          <w:rFonts w:ascii="Times New Roman" w:hAnsi="Times New Roman" w:cs="Times New Roman"/>
        </w:rPr>
        <w:t xml:space="preserve">segmento </w:t>
      </w:r>
      <w:r w:rsidR="008A3ECF" w:rsidRPr="00C85498">
        <w:rPr>
          <w:rFonts w:ascii="Times New Roman" w:hAnsi="Times New Roman" w:cs="Times New Roman"/>
        </w:rPr>
        <w:t>se encuentran las empresas unipersonales</w:t>
      </w:r>
      <w:r w:rsidR="00693DF9" w:rsidRPr="00C85498">
        <w:rPr>
          <w:rFonts w:ascii="Times New Roman" w:hAnsi="Times New Roman" w:cs="Times New Roman"/>
        </w:rPr>
        <w:t xml:space="preserve"> </w:t>
      </w:r>
      <w:r w:rsidR="00481112" w:rsidRPr="00C85498">
        <w:rPr>
          <w:rFonts w:ascii="Times New Roman" w:hAnsi="Times New Roman" w:cs="Times New Roman"/>
        </w:rPr>
        <w:t>o</w:t>
      </w:r>
      <w:r w:rsidR="008A3ECF" w:rsidRPr="00C85498">
        <w:rPr>
          <w:rFonts w:ascii="Times New Roman" w:hAnsi="Times New Roman" w:cs="Times New Roman"/>
        </w:rPr>
        <w:t xml:space="preserve"> cuentapropistas</w:t>
      </w:r>
      <w:r w:rsidRPr="00C85498">
        <w:rPr>
          <w:rFonts w:ascii="Times New Roman" w:hAnsi="Times New Roman" w:cs="Times New Roman"/>
        </w:rPr>
        <w:t xml:space="preserve">. Pero más allá de estas diferencias, como regla general, la precariedad es </w:t>
      </w:r>
      <w:r w:rsidR="00555419" w:rsidRPr="00C85498">
        <w:rPr>
          <w:rFonts w:ascii="Times New Roman" w:hAnsi="Times New Roman" w:cs="Times New Roman"/>
        </w:rPr>
        <w:t>el principal mecanismo</w:t>
      </w:r>
      <w:r w:rsidR="00C12894" w:rsidRPr="00C85498">
        <w:rPr>
          <w:rFonts w:ascii="Times New Roman" w:hAnsi="Times New Roman" w:cs="Times New Roman"/>
        </w:rPr>
        <w:t xml:space="preserve"> de compensación del rezago productivo para los</w:t>
      </w:r>
      <w:r w:rsidR="0011393B" w:rsidRPr="00C85498">
        <w:rPr>
          <w:rFonts w:ascii="Times New Roman" w:hAnsi="Times New Roman" w:cs="Times New Roman"/>
        </w:rPr>
        <w:t xml:space="preserve"> </w:t>
      </w:r>
      <w:r w:rsidR="00555419" w:rsidRPr="00C85498">
        <w:rPr>
          <w:rFonts w:ascii="Times New Roman" w:hAnsi="Times New Roman" w:cs="Times New Roman"/>
        </w:rPr>
        <w:t xml:space="preserve">pequeños capitales </w:t>
      </w:r>
      <w:r w:rsidRPr="00C85498">
        <w:rPr>
          <w:rFonts w:ascii="Times New Roman" w:hAnsi="Times New Roman" w:cs="Times New Roman"/>
        </w:rPr>
        <w:t>y su intensidad aumenta cuando menor es la escala de la unidad productiva</w:t>
      </w:r>
      <w:r w:rsidR="00555419" w:rsidRPr="00C85498">
        <w:rPr>
          <w:rStyle w:val="Refdenotaalpie"/>
          <w:rFonts w:ascii="Times New Roman" w:hAnsi="Times New Roman" w:cs="Times New Roman"/>
        </w:rPr>
        <w:footnoteReference w:id="7"/>
      </w:r>
      <w:r w:rsidRPr="00C85498">
        <w:rPr>
          <w:rFonts w:ascii="Times New Roman" w:hAnsi="Times New Roman" w:cs="Times New Roman"/>
        </w:rPr>
        <w:t>.</w:t>
      </w:r>
    </w:p>
    <w:p w14:paraId="714610C3" w14:textId="13698828" w:rsidR="00982EC2" w:rsidRPr="00C85498" w:rsidRDefault="00982EC2"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lastRenderedPageBreak/>
        <w:t xml:space="preserve">La división internacional del trabajo determina una distribución desigual del tipo de </w:t>
      </w:r>
      <w:r w:rsidR="00946610" w:rsidRPr="00C85498">
        <w:rPr>
          <w:rFonts w:ascii="Times New Roman" w:hAnsi="Times New Roman" w:cs="Times New Roman"/>
        </w:rPr>
        <w:t xml:space="preserve">capitales, </w:t>
      </w:r>
      <w:r w:rsidRPr="00C85498">
        <w:rPr>
          <w:rFonts w:ascii="Times New Roman" w:hAnsi="Times New Roman" w:cs="Times New Roman"/>
        </w:rPr>
        <w:t xml:space="preserve">procesos productivos </w:t>
      </w:r>
      <w:r w:rsidR="00946610" w:rsidRPr="00C85498">
        <w:rPr>
          <w:rFonts w:ascii="Times New Roman" w:hAnsi="Times New Roman" w:cs="Times New Roman"/>
        </w:rPr>
        <w:t>y complejidad de los puestos de trabajo que existen en cada país.</w:t>
      </w:r>
      <w:r w:rsidRPr="00C85498">
        <w:rPr>
          <w:rFonts w:ascii="Times New Roman" w:hAnsi="Times New Roman" w:cs="Times New Roman"/>
        </w:rPr>
        <w:t xml:space="preserve"> Desde la década de 1970, las innovaciones en transporte y comunicación hicieron posible la relocalización de partes del proceso de trabajo hacia distintas partes del mundo. En lo que concierne a los países analizados, tanto en Estados Unidos como en los países de Europa Occidental tendió a concentrarse el trabajo más complejo, </w:t>
      </w:r>
      <w:r w:rsidR="0083040B" w:rsidRPr="00C85498">
        <w:rPr>
          <w:rFonts w:ascii="Times New Roman" w:hAnsi="Times New Roman" w:cs="Times New Roman"/>
        </w:rPr>
        <w:t xml:space="preserve">mientras que </w:t>
      </w:r>
      <w:r w:rsidRPr="00C85498">
        <w:rPr>
          <w:rFonts w:ascii="Times New Roman" w:hAnsi="Times New Roman" w:cs="Times New Roman"/>
        </w:rPr>
        <w:t xml:space="preserve">el trabajo simple se deslocalizó </w:t>
      </w:r>
      <w:r w:rsidR="00555419" w:rsidRPr="00C85498">
        <w:rPr>
          <w:rFonts w:ascii="Times New Roman" w:hAnsi="Times New Roman" w:cs="Times New Roman"/>
        </w:rPr>
        <w:t xml:space="preserve">hacia el Sudeste Asiático y </w:t>
      </w:r>
      <w:r w:rsidRPr="00C85498">
        <w:rPr>
          <w:rFonts w:ascii="Times New Roman" w:hAnsi="Times New Roman" w:cs="Times New Roman"/>
        </w:rPr>
        <w:t>en alguna medida hacia Europa del Este (Fröbel et al, 1980; Starosta, 2016; Smith, 2016)</w:t>
      </w:r>
      <w:r w:rsidRPr="00C85498">
        <w:rPr>
          <w:rStyle w:val="Refdenotaalpie"/>
          <w:rFonts w:ascii="Times New Roman" w:hAnsi="Times New Roman" w:cs="Times New Roman"/>
        </w:rPr>
        <w:footnoteReference w:id="8"/>
      </w:r>
      <w:r w:rsidRPr="00C85498">
        <w:rPr>
          <w:rFonts w:ascii="Times New Roman" w:hAnsi="Times New Roman" w:cs="Times New Roman"/>
        </w:rPr>
        <w:t xml:space="preserve">. </w:t>
      </w:r>
    </w:p>
    <w:p w14:paraId="7CCFC43A" w14:textId="72673245"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su parte, los países latinoamericanos</w:t>
      </w:r>
      <w:r w:rsidR="00C8141F" w:rsidRPr="00C85498">
        <w:rPr>
          <w:rFonts w:ascii="Times New Roman" w:hAnsi="Times New Roman" w:cs="Times New Roman"/>
        </w:rPr>
        <w:t xml:space="preserve"> en general, y Argentina en particular,</w:t>
      </w:r>
      <w:r w:rsidRPr="00C85498">
        <w:rPr>
          <w:rFonts w:ascii="Times New Roman" w:hAnsi="Times New Roman" w:cs="Times New Roman"/>
        </w:rPr>
        <w:t xml:space="preserve"> participan de la división internacional del trabajo como productores de </w:t>
      </w:r>
      <w:r w:rsidR="00987BB1" w:rsidRPr="00C85498">
        <w:rPr>
          <w:rFonts w:ascii="Times New Roman" w:hAnsi="Times New Roman" w:cs="Times New Roman"/>
        </w:rPr>
        <w:t xml:space="preserve">materias primas, por lo que sus estructuras productivas están formadas </w:t>
      </w:r>
      <w:r w:rsidR="00555419" w:rsidRPr="00C85498">
        <w:rPr>
          <w:rFonts w:ascii="Times New Roman" w:hAnsi="Times New Roman" w:cs="Times New Roman"/>
        </w:rPr>
        <w:t xml:space="preserve">fundamentalmente </w:t>
      </w:r>
      <w:r w:rsidR="00987BB1" w:rsidRPr="00C85498">
        <w:rPr>
          <w:rFonts w:ascii="Times New Roman" w:hAnsi="Times New Roman" w:cs="Times New Roman"/>
        </w:rPr>
        <w:t xml:space="preserve">por </w:t>
      </w:r>
      <w:r w:rsidRPr="00C85498">
        <w:rPr>
          <w:rFonts w:ascii="Times New Roman" w:hAnsi="Times New Roman" w:cs="Times New Roman"/>
        </w:rPr>
        <w:t>pequeños capitales</w:t>
      </w:r>
      <w:r w:rsidR="00555419" w:rsidRPr="00C85498">
        <w:rPr>
          <w:rFonts w:ascii="Times New Roman" w:hAnsi="Times New Roman" w:cs="Times New Roman"/>
        </w:rPr>
        <w:t xml:space="preserve"> restringidos al mercado nacional o regional</w:t>
      </w:r>
      <w:r w:rsidRPr="00C85498">
        <w:rPr>
          <w:rFonts w:ascii="Times New Roman" w:hAnsi="Times New Roman" w:cs="Times New Roman"/>
        </w:rPr>
        <w:t xml:space="preserve"> </w:t>
      </w:r>
      <w:r w:rsidR="00C12894" w:rsidRPr="00C85498">
        <w:rPr>
          <w:rFonts w:ascii="Times New Roman" w:hAnsi="Times New Roman" w:cs="Times New Roman"/>
        </w:rPr>
        <w:t xml:space="preserve">y </w:t>
      </w:r>
      <w:r w:rsidRPr="00C85498">
        <w:rPr>
          <w:rFonts w:ascii="Times New Roman" w:hAnsi="Times New Roman" w:cs="Times New Roman"/>
        </w:rPr>
        <w:t>con un profundo rezago productivo</w:t>
      </w:r>
      <w:r w:rsidR="00F54F7E" w:rsidRPr="00C85498">
        <w:rPr>
          <w:rFonts w:ascii="Times New Roman" w:hAnsi="Times New Roman" w:cs="Times New Roman"/>
        </w:rPr>
        <w:t xml:space="preserve"> (</w:t>
      </w:r>
      <w:proofErr w:type="spellStart"/>
      <w:r w:rsidR="00F54F7E" w:rsidRPr="00C85498">
        <w:rPr>
          <w:rFonts w:ascii="Times New Roman" w:hAnsi="Times New Roman" w:cs="Times New Roman"/>
        </w:rPr>
        <w:t>Cimoli</w:t>
      </w:r>
      <w:proofErr w:type="spellEnd"/>
      <w:r w:rsidR="00F54F7E" w:rsidRPr="00C85498">
        <w:rPr>
          <w:rFonts w:ascii="Times New Roman" w:hAnsi="Times New Roman" w:cs="Times New Roman"/>
        </w:rPr>
        <w:t xml:space="preserve"> et al. 2005, Iñigo Carrera, 200</w:t>
      </w:r>
      <w:r w:rsidR="006D5E68" w:rsidRPr="00C85498">
        <w:rPr>
          <w:rFonts w:ascii="Times New Roman" w:hAnsi="Times New Roman" w:cs="Times New Roman"/>
        </w:rPr>
        <w:t>8</w:t>
      </w:r>
      <w:r w:rsidR="00F54F7E" w:rsidRPr="00C85498">
        <w:rPr>
          <w:rFonts w:ascii="Times New Roman" w:hAnsi="Times New Roman" w:cs="Times New Roman"/>
        </w:rPr>
        <w:t>; Graña, 2013</w:t>
      </w:r>
      <w:r w:rsidR="00DD17F2" w:rsidRPr="00C85498">
        <w:rPr>
          <w:rFonts w:ascii="Times New Roman" w:hAnsi="Times New Roman" w:cs="Times New Roman"/>
        </w:rPr>
        <w:t>b</w:t>
      </w:r>
      <w:r w:rsidR="00F54F7E" w:rsidRPr="00C85498">
        <w:rPr>
          <w:rFonts w:ascii="Times New Roman" w:hAnsi="Times New Roman" w:cs="Times New Roman"/>
        </w:rPr>
        <w:t>)</w:t>
      </w:r>
      <w:r w:rsidRPr="00C85498">
        <w:rPr>
          <w:rFonts w:ascii="Times New Roman" w:hAnsi="Times New Roman" w:cs="Times New Roman"/>
        </w:rPr>
        <w:t xml:space="preserve">. A su vez, </w:t>
      </w:r>
      <w:r w:rsidR="00987BB1" w:rsidRPr="00C85498">
        <w:rPr>
          <w:rFonts w:ascii="Times New Roman" w:hAnsi="Times New Roman" w:cs="Times New Roman"/>
        </w:rPr>
        <w:t xml:space="preserve">en América Latina existe </w:t>
      </w:r>
      <w:r w:rsidRPr="00C85498">
        <w:rPr>
          <w:rFonts w:ascii="Times New Roman" w:hAnsi="Times New Roman" w:cs="Times New Roman"/>
        </w:rPr>
        <w:t xml:space="preserve">una gran heterogeneidad dentro de la estructura productiva de cada país, por lo que </w:t>
      </w:r>
      <w:r w:rsidR="00987BB1" w:rsidRPr="00C85498">
        <w:rPr>
          <w:rFonts w:ascii="Times New Roman" w:hAnsi="Times New Roman" w:cs="Times New Roman"/>
        </w:rPr>
        <w:t xml:space="preserve">se registra </w:t>
      </w:r>
      <w:r w:rsidRPr="00C85498">
        <w:rPr>
          <w:rFonts w:ascii="Times New Roman" w:hAnsi="Times New Roman" w:cs="Times New Roman"/>
        </w:rPr>
        <w:t xml:space="preserve">un amplio </w:t>
      </w:r>
      <w:r w:rsidRPr="00C85498">
        <w:rPr>
          <w:rFonts w:ascii="Times New Roman" w:hAnsi="Times New Roman" w:cs="Times New Roman"/>
          <w:i/>
          <w:iCs/>
        </w:rPr>
        <w:t xml:space="preserve">degradé </w:t>
      </w:r>
      <w:r w:rsidRPr="00C85498">
        <w:rPr>
          <w:rFonts w:ascii="Times New Roman" w:hAnsi="Times New Roman" w:cs="Times New Roman"/>
        </w:rPr>
        <w:t>de situaciones en el sentido señala</w:t>
      </w:r>
      <w:r w:rsidR="00877A14" w:rsidRPr="00C85498">
        <w:rPr>
          <w:rFonts w:ascii="Times New Roman" w:hAnsi="Times New Roman" w:cs="Times New Roman"/>
        </w:rPr>
        <w:t>d</w:t>
      </w:r>
      <w:r w:rsidRPr="00C85498">
        <w:rPr>
          <w:rFonts w:ascii="Times New Roman" w:hAnsi="Times New Roman" w:cs="Times New Roman"/>
        </w:rPr>
        <w:t xml:space="preserve">o más arriba. Esto quiere decir que la fuerza de trabajo en América Latina se ve sometida a peores condiciones de empleo dada la poca escala del capital y la baja complejidad de los procesos de trabajo que allí se llevan a cabo. Por ello, los empleos de ‘mala calidad’, que la literatura especializada distingue como </w:t>
      </w:r>
      <w:r w:rsidR="00C8141F" w:rsidRPr="00C85498">
        <w:rPr>
          <w:rFonts w:ascii="Times New Roman" w:hAnsi="Times New Roman" w:cs="Times New Roman"/>
        </w:rPr>
        <w:t xml:space="preserve">‘precarios’ o </w:t>
      </w:r>
      <w:r w:rsidRPr="00C85498">
        <w:rPr>
          <w:rFonts w:ascii="Times New Roman" w:hAnsi="Times New Roman" w:cs="Times New Roman"/>
        </w:rPr>
        <w:t>‘informales’, tienen una mayor extensión en comparación con los países de mayor desarrollo productivo</w:t>
      </w:r>
      <w:r w:rsidR="00555419" w:rsidRPr="00C85498">
        <w:rPr>
          <w:rFonts w:ascii="Times New Roman" w:hAnsi="Times New Roman" w:cs="Times New Roman"/>
        </w:rPr>
        <w:t xml:space="preserve"> (</w:t>
      </w:r>
      <w:r w:rsidR="0052041F" w:rsidRPr="00C85498">
        <w:rPr>
          <w:rFonts w:ascii="Times New Roman" w:hAnsi="Times New Roman" w:cs="Times New Roman"/>
        </w:rPr>
        <w:t xml:space="preserve">CEPAL, </w:t>
      </w:r>
      <w:commentRangeStart w:id="182"/>
      <w:r w:rsidR="0052041F" w:rsidRPr="00C85498">
        <w:rPr>
          <w:rFonts w:ascii="Times New Roman" w:hAnsi="Times New Roman" w:cs="Times New Roman"/>
        </w:rPr>
        <w:t>201</w:t>
      </w:r>
      <w:r w:rsidR="00236E95" w:rsidRPr="00C85498">
        <w:rPr>
          <w:rFonts w:ascii="Times New Roman" w:hAnsi="Times New Roman" w:cs="Times New Roman"/>
        </w:rPr>
        <w:t>0</w:t>
      </w:r>
      <w:commentRangeEnd w:id="182"/>
      <w:r w:rsidR="004E22EC">
        <w:rPr>
          <w:rStyle w:val="Refdecomentario"/>
        </w:rPr>
        <w:commentReference w:id="182"/>
      </w:r>
      <w:r w:rsidR="00555419" w:rsidRPr="00C85498">
        <w:rPr>
          <w:rFonts w:ascii="Times New Roman" w:hAnsi="Times New Roman" w:cs="Times New Roman"/>
        </w:rPr>
        <w:t>)</w:t>
      </w:r>
      <w:r w:rsidRPr="00C85498">
        <w:rPr>
          <w:rFonts w:ascii="Times New Roman" w:hAnsi="Times New Roman" w:cs="Times New Roman"/>
        </w:rPr>
        <w:t>.</w:t>
      </w:r>
    </w:p>
    <w:p w14:paraId="1DE5F0A0" w14:textId="0F8EF4DD" w:rsidR="00C86119" w:rsidRPr="00C85498" w:rsidRDefault="00877A14" w:rsidP="00DA1286">
      <w:pPr>
        <w:spacing w:after="120" w:line="240" w:lineRule="auto"/>
        <w:jc w:val="center"/>
        <w:rPr>
          <w:rFonts w:ascii="Times New Roman" w:hAnsi="Times New Roman" w:cs="Times New Roman"/>
        </w:rPr>
      </w:pPr>
      <w:r w:rsidRPr="00C85498">
        <w:rPr>
          <w:rFonts w:ascii="Times New Roman" w:hAnsi="Times New Roman" w:cs="Times New Roman"/>
        </w:rPr>
        <w:t>&amp;</w:t>
      </w:r>
    </w:p>
    <w:p w14:paraId="1E40141C" w14:textId="1CA1829F" w:rsidR="00332ADE" w:rsidRPr="00C85498" w:rsidRDefault="0099223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A partir de lo desarrollado anteriormente, entendemos que una caracterización de lo que constituye un empleo precario (en sus múltiples manifestaciones) debe tomar como referencia las condiciones de venta de la fuerza de trabajo a nivel </w:t>
      </w:r>
      <w:r w:rsidR="005F577C" w:rsidRPr="00C85498">
        <w:rPr>
          <w:rFonts w:ascii="Times New Roman" w:hAnsi="Times New Roman" w:cs="Times New Roman"/>
        </w:rPr>
        <w:t>mundial</w:t>
      </w:r>
      <w:r w:rsidRPr="00C85498">
        <w:rPr>
          <w:rFonts w:ascii="Times New Roman" w:hAnsi="Times New Roman" w:cs="Times New Roman"/>
        </w:rPr>
        <w:t xml:space="preserve">, y contemplar a su vez la diferenciación existente en el valor de fuerzas de trabajo a cargo de tareas de distinto grado de complejidad. </w:t>
      </w:r>
      <w:r w:rsidR="007B5AB0" w:rsidRPr="00C85498">
        <w:rPr>
          <w:rFonts w:ascii="Times New Roman" w:hAnsi="Times New Roman" w:cs="Times New Roman"/>
        </w:rPr>
        <w:t>Por otro lado</w:t>
      </w:r>
      <w:r w:rsidR="00C817D2" w:rsidRPr="00C85498">
        <w:rPr>
          <w:rFonts w:ascii="Times New Roman" w:hAnsi="Times New Roman" w:cs="Times New Roman"/>
        </w:rPr>
        <w:t xml:space="preserve">, </w:t>
      </w:r>
      <w:r w:rsidR="007B5AB0" w:rsidRPr="00C85498">
        <w:rPr>
          <w:rFonts w:ascii="Times New Roman" w:hAnsi="Times New Roman" w:cs="Times New Roman"/>
        </w:rPr>
        <w:t xml:space="preserve">señalamos </w:t>
      </w:r>
      <w:r w:rsidR="00C817D2" w:rsidRPr="00C85498">
        <w:rPr>
          <w:rFonts w:ascii="Times New Roman" w:hAnsi="Times New Roman" w:cs="Times New Roman"/>
        </w:rPr>
        <w:t xml:space="preserve">como razón de existencia de la precariedad laboral a </w:t>
      </w:r>
      <w:r w:rsidRPr="00C85498">
        <w:rPr>
          <w:rFonts w:ascii="Times New Roman" w:hAnsi="Times New Roman" w:cs="Times New Roman"/>
        </w:rPr>
        <w:t>l</w:t>
      </w:r>
      <w:r w:rsidR="00C817D2" w:rsidRPr="00C85498">
        <w:rPr>
          <w:rFonts w:ascii="Times New Roman" w:hAnsi="Times New Roman" w:cs="Times New Roman"/>
        </w:rPr>
        <w:t>a necesidad de compensación del</w:t>
      </w:r>
      <w:r w:rsidRPr="00C85498">
        <w:rPr>
          <w:rFonts w:ascii="Times New Roman" w:hAnsi="Times New Roman" w:cs="Times New Roman"/>
        </w:rPr>
        <w:t xml:space="preserve"> </w:t>
      </w:r>
      <w:r w:rsidR="00C817D2" w:rsidRPr="00C85498">
        <w:rPr>
          <w:rFonts w:ascii="Times New Roman" w:hAnsi="Times New Roman" w:cs="Times New Roman"/>
        </w:rPr>
        <w:t>rezago productivo por parte de los pequeños capitales</w:t>
      </w:r>
      <w:r w:rsidR="007B5AB0" w:rsidRPr="00C85498">
        <w:rPr>
          <w:rFonts w:ascii="Times New Roman" w:hAnsi="Times New Roman" w:cs="Times New Roman"/>
        </w:rPr>
        <w:t xml:space="preserve"> en </w:t>
      </w:r>
      <w:r w:rsidR="0083040B" w:rsidRPr="00C85498">
        <w:rPr>
          <w:rFonts w:ascii="Times New Roman" w:hAnsi="Times New Roman" w:cs="Times New Roman"/>
        </w:rPr>
        <w:t>su</w:t>
      </w:r>
      <w:r w:rsidR="007B5AB0" w:rsidRPr="00C85498">
        <w:rPr>
          <w:rFonts w:ascii="Times New Roman" w:hAnsi="Times New Roman" w:cs="Times New Roman"/>
        </w:rPr>
        <w:t xml:space="preserve"> lucha por subsistir en la competencia</w:t>
      </w:r>
      <w:r w:rsidR="00C817D2" w:rsidRPr="00C85498">
        <w:rPr>
          <w:rFonts w:ascii="Times New Roman" w:hAnsi="Times New Roman" w:cs="Times New Roman"/>
        </w:rPr>
        <w:t>. Por ello,</w:t>
      </w:r>
      <w:r w:rsidR="00C8141F" w:rsidRPr="00C85498">
        <w:rPr>
          <w:rFonts w:ascii="Times New Roman" w:hAnsi="Times New Roman" w:cs="Times New Roman"/>
        </w:rPr>
        <w:t xml:space="preserve"> para estudiar los fundamentos de la precariedad desde una perspectiva mundial, en lo que resta del artículo nos</w:t>
      </w:r>
      <w:r w:rsidR="00C817D2" w:rsidRPr="00C85498">
        <w:rPr>
          <w:rFonts w:ascii="Times New Roman" w:hAnsi="Times New Roman" w:cs="Times New Roman"/>
        </w:rPr>
        <w:t xml:space="preserve"> proponemos realizar una comparación internacional de las condiciones de venta de la fuerza de trabajo</w:t>
      </w:r>
      <w:r w:rsidR="00C8141F" w:rsidRPr="00C85498">
        <w:rPr>
          <w:rFonts w:ascii="Times New Roman" w:hAnsi="Times New Roman" w:cs="Times New Roman"/>
        </w:rPr>
        <w:t>,</w:t>
      </w:r>
      <w:r w:rsidR="00C817D2" w:rsidRPr="00C85498">
        <w:rPr>
          <w:rFonts w:ascii="Times New Roman" w:hAnsi="Times New Roman" w:cs="Times New Roman"/>
        </w:rPr>
        <w:t xml:space="preserve"> segmenta</w:t>
      </w:r>
      <w:r w:rsidR="00C8141F" w:rsidRPr="00C85498">
        <w:rPr>
          <w:rFonts w:ascii="Times New Roman" w:hAnsi="Times New Roman" w:cs="Times New Roman"/>
        </w:rPr>
        <w:t>ndo el análisis</w:t>
      </w:r>
      <w:r w:rsidR="00C817D2" w:rsidRPr="00C85498">
        <w:rPr>
          <w:rFonts w:ascii="Times New Roman" w:hAnsi="Times New Roman" w:cs="Times New Roman"/>
        </w:rPr>
        <w:t xml:space="preserve"> según </w:t>
      </w:r>
      <w:r w:rsidR="00AB7A4D" w:rsidRPr="00C85498">
        <w:rPr>
          <w:rFonts w:ascii="Times New Roman" w:hAnsi="Times New Roman" w:cs="Times New Roman"/>
        </w:rPr>
        <w:t xml:space="preserve">el tamaño de las empresas que la contratan </w:t>
      </w:r>
      <w:r w:rsidR="00C817D2" w:rsidRPr="00C85498">
        <w:rPr>
          <w:rFonts w:ascii="Times New Roman" w:hAnsi="Times New Roman" w:cs="Times New Roman"/>
        </w:rPr>
        <w:t>y</w:t>
      </w:r>
      <w:r w:rsidR="00AB7A4D">
        <w:rPr>
          <w:rFonts w:ascii="Times New Roman" w:hAnsi="Times New Roman" w:cs="Times New Roman"/>
        </w:rPr>
        <w:t xml:space="preserve"> el </w:t>
      </w:r>
      <w:r w:rsidR="00AB7A4D" w:rsidRPr="00C85498">
        <w:rPr>
          <w:rFonts w:ascii="Times New Roman" w:hAnsi="Times New Roman" w:cs="Times New Roman"/>
        </w:rPr>
        <w:t>grado de calificación del puesto</w:t>
      </w:r>
      <w:r w:rsidR="00C817D2" w:rsidRPr="00C85498">
        <w:rPr>
          <w:rFonts w:ascii="Times New Roman" w:hAnsi="Times New Roman" w:cs="Times New Roman"/>
        </w:rPr>
        <w:t xml:space="preserve">. </w:t>
      </w:r>
    </w:p>
    <w:p w14:paraId="588AA3CE" w14:textId="77777777" w:rsidR="00DB39FE" w:rsidRPr="00C85498" w:rsidRDefault="00DB39FE" w:rsidP="00DA1286">
      <w:pPr>
        <w:spacing w:after="120" w:line="240" w:lineRule="auto"/>
        <w:jc w:val="both"/>
        <w:rPr>
          <w:rFonts w:ascii="Times New Roman" w:hAnsi="Times New Roman" w:cs="Times New Roman"/>
        </w:rPr>
      </w:pPr>
    </w:p>
    <w:p w14:paraId="49A7EF2A" w14:textId="08329C91" w:rsidR="009A1056" w:rsidRPr="00702D9A" w:rsidRDefault="009A1056" w:rsidP="00442599">
      <w:pPr>
        <w:pStyle w:val="Prrafodelista"/>
        <w:numPr>
          <w:ilvl w:val="0"/>
          <w:numId w:val="1"/>
        </w:numPr>
        <w:spacing w:after="120" w:line="240" w:lineRule="auto"/>
        <w:rPr>
          <w:rFonts w:ascii="Times New Roman" w:hAnsi="Times New Roman" w:cs="Times New Roman"/>
          <w:b/>
          <w:bCs/>
        </w:rPr>
      </w:pPr>
      <w:commentRangeStart w:id="183"/>
      <w:r w:rsidRPr="00702D9A">
        <w:rPr>
          <w:rFonts w:ascii="Times New Roman" w:hAnsi="Times New Roman" w:cs="Times New Roman"/>
          <w:b/>
          <w:bCs/>
        </w:rPr>
        <w:t>Hacia</w:t>
      </w:r>
      <w:commentRangeEnd w:id="183"/>
      <w:r w:rsidR="007D49E8">
        <w:rPr>
          <w:rStyle w:val="Refdecomentario"/>
        </w:rPr>
        <w:commentReference w:id="183"/>
      </w:r>
      <w:r w:rsidRPr="00702D9A">
        <w:rPr>
          <w:rFonts w:ascii="Times New Roman" w:hAnsi="Times New Roman" w:cs="Times New Roman"/>
          <w:b/>
          <w:bCs/>
        </w:rPr>
        <w:t xml:space="preserve"> una estrategia empírica para un estudio </w:t>
      </w:r>
      <w:del w:id="184" w:author="Facundo Lastra" w:date="2021-06-11T10:39:00Z">
        <w:r w:rsidRPr="00702D9A" w:rsidDel="00E6225B">
          <w:rPr>
            <w:rFonts w:ascii="Times New Roman" w:hAnsi="Times New Roman" w:cs="Times New Roman"/>
            <w:b/>
            <w:bCs/>
          </w:rPr>
          <w:delText xml:space="preserve">mundial </w:delText>
        </w:r>
      </w:del>
      <w:ins w:id="185" w:author="Facundo Lastra" w:date="2021-06-11T10:39:00Z">
        <w:r w:rsidR="00E6225B">
          <w:rPr>
            <w:rFonts w:ascii="Times New Roman" w:hAnsi="Times New Roman" w:cs="Times New Roman"/>
            <w:b/>
            <w:bCs/>
          </w:rPr>
          <w:t>comparativo</w:t>
        </w:r>
        <w:r w:rsidR="00E6225B" w:rsidRPr="00702D9A">
          <w:rPr>
            <w:rFonts w:ascii="Times New Roman" w:hAnsi="Times New Roman" w:cs="Times New Roman"/>
            <w:b/>
            <w:bCs/>
          </w:rPr>
          <w:t xml:space="preserve"> </w:t>
        </w:r>
      </w:ins>
      <w:r w:rsidRPr="00702D9A">
        <w:rPr>
          <w:rFonts w:ascii="Times New Roman" w:hAnsi="Times New Roman" w:cs="Times New Roman"/>
          <w:b/>
          <w:bCs/>
        </w:rPr>
        <w:t>de la precariedad laboral</w:t>
      </w:r>
    </w:p>
    <w:p w14:paraId="4A8EEF1B" w14:textId="152339F4" w:rsidR="009A1056" w:rsidRPr="00C85498" w:rsidRDefault="009A105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Para analizar las condiciones de empleo </w:t>
      </w:r>
      <w:ins w:id="186" w:author="GRA�A JUAN MARTIN" w:date="2021-06-11T14:39:00Z">
        <w:r w:rsidR="00442599">
          <w:rPr>
            <w:rFonts w:ascii="Times New Roman" w:hAnsi="Times New Roman" w:cs="Times New Roman"/>
          </w:rPr>
          <w:t>en perspectiva comparada</w:t>
        </w:r>
      </w:ins>
      <w:del w:id="187" w:author="GRA�A JUAN MARTIN" w:date="2021-06-11T14:39:00Z">
        <w:r w:rsidRPr="00C85498" w:rsidDel="00442599">
          <w:rPr>
            <w:rFonts w:ascii="Times New Roman" w:hAnsi="Times New Roman" w:cs="Times New Roman"/>
          </w:rPr>
          <w:delText>desde una perspectiva mundial</w:delText>
        </w:r>
      </w:del>
      <w:r w:rsidR="00737890" w:rsidRPr="00C85498">
        <w:rPr>
          <w:rFonts w:ascii="Times New Roman" w:hAnsi="Times New Roman" w:cs="Times New Roman"/>
        </w:rPr>
        <w:t>,</w:t>
      </w:r>
      <w:r w:rsidRPr="00C85498">
        <w:rPr>
          <w:rFonts w:ascii="Times New Roman" w:hAnsi="Times New Roman" w:cs="Times New Roman"/>
        </w:rPr>
        <w:t xml:space="preserve"> </w:t>
      </w:r>
      <w:r w:rsidR="00C60013" w:rsidRPr="00C85498">
        <w:rPr>
          <w:rFonts w:ascii="Times New Roman" w:hAnsi="Times New Roman" w:cs="Times New Roman"/>
        </w:rPr>
        <w:t xml:space="preserve">en este artículo trabajamos con </w:t>
      </w:r>
      <w:r w:rsidR="00481112" w:rsidRPr="00C85498">
        <w:rPr>
          <w:rFonts w:ascii="Times New Roman" w:hAnsi="Times New Roman" w:cs="Times New Roman"/>
        </w:rPr>
        <w:t>los casos de</w:t>
      </w:r>
      <w:r w:rsidR="00C60013" w:rsidRPr="00C85498">
        <w:rPr>
          <w:rFonts w:ascii="Times New Roman" w:hAnsi="Times New Roman" w:cs="Times New Roman"/>
        </w:rPr>
        <w:t xml:space="preserve"> Argentina, Estados Unidos y </w:t>
      </w:r>
      <w:r w:rsidR="0024420C" w:rsidRPr="00C85498">
        <w:rPr>
          <w:rFonts w:ascii="Times New Roman" w:hAnsi="Times New Roman" w:cs="Times New Roman"/>
        </w:rPr>
        <w:t xml:space="preserve">10 </w:t>
      </w:r>
      <w:r w:rsidR="00C60013" w:rsidRPr="00C85498">
        <w:rPr>
          <w:rFonts w:ascii="Times New Roman" w:hAnsi="Times New Roman" w:cs="Times New Roman"/>
        </w:rPr>
        <w:t xml:space="preserve">países europeos (Alemania, Bulgaria, Dinamarca, España, Francia, </w:t>
      </w:r>
      <w:r w:rsidR="0024420C" w:rsidRPr="00C85498">
        <w:rPr>
          <w:rFonts w:ascii="Times New Roman" w:hAnsi="Times New Roman" w:cs="Times New Roman"/>
        </w:rPr>
        <w:t xml:space="preserve">Grecia, </w:t>
      </w:r>
      <w:r w:rsidR="00C60013" w:rsidRPr="00C85498">
        <w:rPr>
          <w:rFonts w:ascii="Times New Roman" w:hAnsi="Times New Roman" w:cs="Times New Roman"/>
        </w:rPr>
        <w:t>Italia</w:t>
      </w:r>
      <w:r w:rsidR="003A135E" w:rsidRPr="00C85498">
        <w:rPr>
          <w:rFonts w:ascii="Times New Roman" w:hAnsi="Times New Roman" w:cs="Times New Roman"/>
        </w:rPr>
        <w:t>,</w:t>
      </w:r>
      <w:r w:rsidR="00CF4EC0" w:rsidRPr="00C85498">
        <w:rPr>
          <w:rFonts w:ascii="Times New Roman" w:hAnsi="Times New Roman" w:cs="Times New Roman"/>
        </w:rPr>
        <w:t xml:space="preserve"> </w:t>
      </w:r>
      <w:r w:rsidR="00C60013" w:rsidRPr="00C85498">
        <w:rPr>
          <w:rFonts w:ascii="Times New Roman" w:hAnsi="Times New Roman" w:cs="Times New Roman"/>
        </w:rPr>
        <w:t>Portugal, Reino Unido</w:t>
      </w:r>
      <w:r w:rsidR="003A135E" w:rsidRPr="00C85498">
        <w:rPr>
          <w:rFonts w:ascii="Times New Roman" w:hAnsi="Times New Roman" w:cs="Times New Roman"/>
        </w:rPr>
        <w:t xml:space="preserve"> y</w:t>
      </w:r>
      <w:r w:rsidR="00C60013" w:rsidRPr="00C85498">
        <w:rPr>
          <w:rFonts w:ascii="Times New Roman" w:hAnsi="Times New Roman" w:cs="Times New Roman"/>
        </w:rPr>
        <w:t xml:space="preserve"> Rumania)</w:t>
      </w:r>
      <w:r w:rsidR="008507B3" w:rsidRPr="00C85498">
        <w:rPr>
          <w:rFonts w:ascii="Times New Roman" w:hAnsi="Times New Roman" w:cs="Times New Roman"/>
        </w:rPr>
        <w:t xml:space="preserve"> a través de las encuestas de hogares disponibles: Encuesta Permanente de Hogares (EPH) de Argentina, </w:t>
      </w:r>
      <w:proofErr w:type="spellStart"/>
      <w:r w:rsidR="002A088F" w:rsidRPr="00C85498">
        <w:rPr>
          <w:rStyle w:val="st"/>
          <w:rFonts w:ascii="Times New Roman" w:hAnsi="Times New Roman" w:cs="Times New Roman"/>
        </w:rPr>
        <w:t>Current</w:t>
      </w:r>
      <w:proofErr w:type="spellEnd"/>
      <w:r w:rsidR="002A088F" w:rsidRPr="00C85498">
        <w:rPr>
          <w:rStyle w:val="st"/>
          <w:rFonts w:ascii="Times New Roman" w:hAnsi="Times New Roman" w:cs="Times New Roman"/>
        </w:rPr>
        <w:t xml:space="preserve"> </w:t>
      </w:r>
      <w:proofErr w:type="spellStart"/>
      <w:r w:rsidR="002A088F" w:rsidRPr="00C85498">
        <w:rPr>
          <w:rStyle w:val="st"/>
          <w:rFonts w:ascii="Times New Roman" w:hAnsi="Times New Roman" w:cs="Times New Roman"/>
        </w:rPr>
        <w:t>Population</w:t>
      </w:r>
      <w:proofErr w:type="spellEnd"/>
      <w:r w:rsidR="002A088F" w:rsidRPr="00C85498">
        <w:rPr>
          <w:rStyle w:val="st"/>
          <w:rFonts w:ascii="Times New Roman" w:hAnsi="Times New Roman" w:cs="Times New Roman"/>
        </w:rPr>
        <w:t xml:space="preserve"> </w:t>
      </w:r>
      <w:proofErr w:type="spellStart"/>
      <w:r w:rsidR="002A088F" w:rsidRPr="00C85498">
        <w:rPr>
          <w:rStyle w:val="st"/>
          <w:rFonts w:ascii="Times New Roman" w:hAnsi="Times New Roman" w:cs="Times New Roman"/>
        </w:rPr>
        <w:t>Survey</w:t>
      </w:r>
      <w:proofErr w:type="spellEnd"/>
      <w:r w:rsidR="002A088F" w:rsidRPr="00C85498">
        <w:rPr>
          <w:rStyle w:val="st"/>
          <w:rFonts w:ascii="Times New Roman" w:hAnsi="Times New Roman" w:cs="Times New Roman"/>
        </w:rPr>
        <w:t xml:space="preserve"> (CPS) de Estados Unidos</w:t>
      </w:r>
      <w:r w:rsidR="002A088F" w:rsidRPr="00C85498">
        <w:rPr>
          <w:rFonts w:ascii="Times New Roman" w:hAnsi="Times New Roman" w:cs="Times New Roman"/>
        </w:rPr>
        <w:t xml:space="preserve"> y </w:t>
      </w:r>
      <w:r w:rsidR="008507B3" w:rsidRPr="00C85498">
        <w:rPr>
          <w:rFonts w:ascii="Times New Roman" w:hAnsi="Times New Roman" w:cs="Times New Roman"/>
        </w:rPr>
        <w:t>Labo</w:t>
      </w:r>
      <w:r w:rsidR="006D5E68" w:rsidRPr="00C85498">
        <w:rPr>
          <w:rFonts w:ascii="Times New Roman" w:hAnsi="Times New Roman" w:cs="Times New Roman"/>
        </w:rPr>
        <w:t>u</w:t>
      </w:r>
      <w:r w:rsidR="008507B3" w:rsidRPr="00C85498">
        <w:rPr>
          <w:rFonts w:ascii="Times New Roman" w:hAnsi="Times New Roman" w:cs="Times New Roman"/>
        </w:rPr>
        <w:t xml:space="preserve">r </w:t>
      </w:r>
      <w:proofErr w:type="spellStart"/>
      <w:r w:rsidR="008507B3" w:rsidRPr="00C85498">
        <w:rPr>
          <w:rFonts w:ascii="Times New Roman" w:hAnsi="Times New Roman" w:cs="Times New Roman"/>
        </w:rPr>
        <w:t>Force</w:t>
      </w:r>
      <w:proofErr w:type="spellEnd"/>
      <w:r w:rsidR="008507B3" w:rsidRPr="00C85498">
        <w:rPr>
          <w:rFonts w:ascii="Times New Roman" w:hAnsi="Times New Roman" w:cs="Times New Roman"/>
        </w:rPr>
        <w:t xml:space="preserve"> </w:t>
      </w:r>
      <w:proofErr w:type="spellStart"/>
      <w:r w:rsidR="008507B3" w:rsidRPr="00C85498">
        <w:rPr>
          <w:rFonts w:ascii="Times New Roman" w:hAnsi="Times New Roman" w:cs="Times New Roman"/>
        </w:rPr>
        <w:t>Survey</w:t>
      </w:r>
      <w:proofErr w:type="spellEnd"/>
      <w:r w:rsidR="008507B3" w:rsidRPr="00C85498">
        <w:rPr>
          <w:rFonts w:ascii="Times New Roman" w:hAnsi="Times New Roman" w:cs="Times New Roman"/>
        </w:rPr>
        <w:t xml:space="preserve"> (LFS) de la Unión Europea</w:t>
      </w:r>
      <w:r w:rsidR="00C60013" w:rsidRPr="00C85498">
        <w:rPr>
          <w:rFonts w:ascii="Times New Roman" w:hAnsi="Times New Roman" w:cs="Times New Roman"/>
        </w:rPr>
        <w:t xml:space="preserve">. </w:t>
      </w:r>
      <w:r w:rsidR="0024420C" w:rsidRPr="00C85498">
        <w:rPr>
          <w:rFonts w:ascii="Times New Roman" w:hAnsi="Times New Roman" w:cs="Times New Roman"/>
        </w:rPr>
        <w:t>T</w:t>
      </w:r>
      <w:r w:rsidRPr="00C85498">
        <w:rPr>
          <w:rFonts w:ascii="Times New Roman" w:hAnsi="Times New Roman" w:cs="Times New Roman"/>
        </w:rPr>
        <w:t xml:space="preserve">omando en cuenta </w:t>
      </w:r>
      <w:ins w:id="188" w:author="GRA�A JUAN MARTIN" w:date="2021-06-11T14:40:00Z">
        <w:r w:rsidR="00442599">
          <w:rPr>
            <w:rFonts w:ascii="Times New Roman" w:hAnsi="Times New Roman" w:cs="Times New Roman"/>
          </w:rPr>
          <w:t xml:space="preserve">lo presentado en el apartado anterior, </w:t>
        </w:r>
      </w:ins>
      <w:del w:id="189" w:author="GRA�A JUAN MARTIN" w:date="2021-06-11T14:40:00Z">
        <w:r w:rsidR="00C60013" w:rsidRPr="00C85498" w:rsidDel="00442599">
          <w:rPr>
            <w:rFonts w:ascii="Times New Roman" w:hAnsi="Times New Roman" w:cs="Times New Roman"/>
          </w:rPr>
          <w:delText xml:space="preserve">las </w:delText>
        </w:r>
        <w:r w:rsidRPr="00C85498" w:rsidDel="00442599">
          <w:rPr>
            <w:rFonts w:ascii="Times New Roman" w:hAnsi="Times New Roman" w:cs="Times New Roman"/>
          </w:rPr>
          <w:delText>dimensiones</w:delText>
        </w:r>
        <w:r w:rsidR="00C60013" w:rsidRPr="00C85498" w:rsidDel="00442599">
          <w:rPr>
            <w:rFonts w:ascii="Times New Roman" w:hAnsi="Times New Roman" w:cs="Times New Roman"/>
          </w:rPr>
          <w:delText xml:space="preserve"> presentadas</w:delText>
        </w:r>
        <w:r w:rsidRPr="00C85498" w:rsidDel="00442599">
          <w:rPr>
            <w:rFonts w:ascii="Times New Roman" w:hAnsi="Times New Roman" w:cs="Times New Roman"/>
          </w:rPr>
          <w:delText xml:space="preserve"> </w:delText>
        </w:r>
      </w:del>
      <w:r w:rsidRPr="00C85498">
        <w:rPr>
          <w:rFonts w:ascii="Times New Roman" w:hAnsi="Times New Roman" w:cs="Times New Roman"/>
        </w:rPr>
        <w:t xml:space="preserve">hemos construido 9 perfiles ocupacionales </w:t>
      </w:r>
      <w:r w:rsidR="0024420C" w:rsidRPr="00C85498">
        <w:rPr>
          <w:rFonts w:ascii="Times New Roman" w:hAnsi="Times New Roman" w:cs="Times New Roman"/>
        </w:rPr>
        <w:t xml:space="preserve">para el universo </w:t>
      </w:r>
      <w:r w:rsidR="00737890" w:rsidRPr="00C85498">
        <w:rPr>
          <w:rFonts w:ascii="Times New Roman" w:hAnsi="Times New Roman" w:cs="Times New Roman"/>
        </w:rPr>
        <w:t xml:space="preserve">de los trabajadores </w:t>
      </w:r>
      <w:r w:rsidR="0024420C" w:rsidRPr="00C85498">
        <w:rPr>
          <w:rFonts w:ascii="Times New Roman" w:hAnsi="Times New Roman" w:cs="Times New Roman"/>
        </w:rPr>
        <w:t>ocupado</w:t>
      </w:r>
      <w:r w:rsidR="00737890" w:rsidRPr="00C85498">
        <w:rPr>
          <w:rFonts w:ascii="Times New Roman" w:hAnsi="Times New Roman" w:cs="Times New Roman"/>
        </w:rPr>
        <w:t>s</w:t>
      </w:r>
      <w:r w:rsidR="0024420C" w:rsidRPr="00C85498">
        <w:rPr>
          <w:rFonts w:ascii="Times New Roman" w:hAnsi="Times New Roman" w:cs="Times New Roman"/>
        </w:rPr>
        <w:t xml:space="preserve"> </w:t>
      </w:r>
      <w:r w:rsidR="00737890" w:rsidRPr="00C85498">
        <w:rPr>
          <w:rFonts w:ascii="Times New Roman" w:hAnsi="Times New Roman" w:cs="Times New Roman"/>
        </w:rPr>
        <w:t xml:space="preserve">del sector </w:t>
      </w:r>
      <w:r w:rsidR="0024420C" w:rsidRPr="00C85498">
        <w:rPr>
          <w:rFonts w:ascii="Times New Roman" w:hAnsi="Times New Roman" w:cs="Times New Roman"/>
        </w:rPr>
        <w:t xml:space="preserve">privado </w:t>
      </w:r>
      <w:r w:rsidR="007114E8" w:rsidRPr="00C85498">
        <w:rPr>
          <w:rFonts w:ascii="Times New Roman" w:hAnsi="Times New Roman" w:cs="Times New Roman"/>
        </w:rPr>
        <w:t xml:space="preserve">excluyendo el </w:t>
      </w:r>
      <w:r w:rsidR="0024420C" w:rsidRPr="00C85498">
        <w:rPr>
          <w:rFonts w:ascii="Times New Roman" w:hAnsi="Times New Roman" w:cs="Times New Roman"/>
        </w:rPr>
        <w:lastRenderedPageBreak/>
        <w:t>servicio doméstico</w:t>
      </w:r>
      <w:r w:rsidR="00737890" w:rsidRPr="00C85498">
        <w:rPr>
          <w:rFonts w:ascii="Times New Roman" w:hAnsi="Times New Roman" w:cs="Times New Roman"/>
        </w:rPr>
        <w:t>,</w:t>
      </w:r>
      <w:r w:rsidR="0024420C" w:rsidRPr="00C85498">
        <w:rPr>
          <w:rFonts w:ascii="Times New Roman" w:hAnsi="Times New Roman" w:cs="Times New Roman"/>
        </w:rPr>
        <w:t xml:space="preserve"> </w:t>
      </w:r>
      <w:r w:rsidR="002A088F" w:rsidRPr="00C85498">
        <w:rPr>
          <w:rFonts w:ascii="Times New Roman" w:hAnsi="Times New Roman" w:cs="Times New Roman"/>
        </w:rPr>
        <w:t>que cruzan las dos variables más importantes que presentamos antes: escala de las empresas</w:t>
      </w:r>
      <w:r w:rsidR="002A088F" w:rsidRPr="00C85498">
        <w:rPr>
          <w:rStyle w:val="Refdenotaalpie"/>
          <w:rFonts w:ascii="Times New Roman" w:hAnsi="Times New Roman" w:cs="Times New Roman"/>
        </w:rPr>
        <w:footnoteReference w:id="9"/>
      </w:r>
      <w:r w:rsidR="002A088F" w:rsidRPr="00C85498">
        <w:rPr>
          <w:rFonts w:ascii="Times New Roman" w:hAnsi="Times New Roman" w:cs="Times New Roman"/>
        </w:rPr>
        <w:t xml:space="preserve"> y calificación del puesto</w:t>
      </w:r>
      <w:r w:rsidR="008B005C" w:rsidRPr="00C85498">
        <w:rPr>
          <w:rStyle w:val="Refdenotaalpie"/>
          <w:rFonts w:ascii="Times New Roman" w:hAnsi="Times New Roman" w:cs="Times New Roman"/>
        </w:rPr>
        <w:footnoteReference w:id="10"/>
      </w:r>
      <w:r w:rsidR="002A088F" w:rsidRPr="00C85498">
        <w:rPr>
          <w:rFonts w:ascii="Times New Roman" w:hAnsi="Times New Roman" w:cs="Times New Roman"/>
        </w:rPr>
        <w:t xml:space="preserve"> (Esquema 1).</w:t>
      </w:r>
      <w:r w:rsidRPr="00C85498">
        <w:rPr>
          <w:rFonts w:ascii="Times New Roman" w:hAnsi="Times New Roman" w:cs="Times New Roman"/>
        </w:rPr>
        <w:t xml:space="preserve"> </w:t>
      </w:r>
    </w:p>
    <w:p w14:paraId="6FBCD328" w14:textId="77777777" w:rsidR="002A088F" w:rsidRPr="00C85498" w:rsidRDefault="002A088F" w:rsidP="00DA1286">
      <w:pPr>
        <w:spacing w:after="120" w:line="240" w:lineRule="auto"/>
        <w:jc w:val="both"/>
        <w:rPr>
          <w:rFonts w:ascii="Times New Roman" w:hAnsi="Times New Roman" w:cs="Times New Roman"/>
          <w:b/>
          <w:bCs/>
        </w:rPr>
      </w:pPr>
    </w:p>
    <w:p w14:paraId="6877B845" w14:textId="6362C002" w:rsidR="009A1056" w:rsidRPr="004467DB" w:rsidRDefault="009A1056" w:rsidP="00DA1286">
      <w:pPr>
        <w:spacing w:after="120" w:line="240" w:lineRule="auto"/>
        <w:jc w:val="both"/>
        <w:rPr>
          <w:rFonts w:ascii="Times New Roman" w:hAnsi="Times New Roman" w:cs="Times New Roman"/>
          <w:b/>
        </w:rPr>
      </w:pPr>
      <w:r w:rsidRPr="004467DB">
        <w:rPr>
          <w:rFonts w:ascii="Times New Roman" w:hAnsi="Times New Roman" w:cs="Times New Roman"/>
          <w:b/>
          <w:bCs/>
        </w:rPr>
        <w:t>Esquema 1.</w:t>
      </w:r>
      <w:r w:rsidRPr="004467DB">
        <w:rPr>
          <w:rFonts w:ascii="Times New Roman" w:hAnsi="Times New Roman" w:cs="Times New Roman"/>
          <w:b/>
        </w:rPr>
        <w:t xml:space="preserve"> Perfiles ocupacionales según tamaños de establecimiento y calificación del puesto</w:t>
      </w:r>
    </w:p>
    <w:tbl>
      <w:tblPr>
        <w:tblW w:w="5542" w:type="dxa"/>
        <w:jc w:val="center"/>
        <w:tblCellMar>
          <w:left w:w="70" w:type="dxa"/>
          <w:right w:w="70" w:type="dxa"/>
        </w:tblCellMar>
        <w:tblLook w:val="04A0" w:firstRow="1" w:lastRow="0" w:firstColumn="1" w:lastColumn="0" w:noHBand="0" w:noVBand="1"/>
      </w:tblPr>
      <w:tblGrid>
        <w:gridCol w:w="1644"/>
        <w:gridCol w:w="972"/>
        <w:gridCol w:w="949"/>
        <w:gridCol w:w="975"/>
        <w:gridCol w:w="1002"/>
      </w:tblGrid>
      <w:tr w:rsidR="00DD17F2" w:rsidRPr="00C85498" w14:paraId="6BF8A360" w14:textId="77777777" w:rsidTr="00C70059">
        <w:trPr>
          <w:trHeight w:val="300"/>
          <w:jc w:val="center"/>
        </w:trPr>
        <w:tc>
          <w:tcPr>
            <w:tcW w:w="1273" w:type="dxa"/>
            <w:shd w:val="clear" w:color="auto" w:fill="auto"/>
            <w:vAlign w:val="bottom"/>
          </w:tcPr>
          <w:p w14:paraId="53E52A9F" w14:textId="77777777" w:rsidR="00C70059" w:rsidRPr="00C85498" w:rsidRDefault="00C70059" w:rsidP="00DA1286">
            <w:pPr>
              <w:spacing w:after="120" w:line="240" w:lineRule="auto"/>
              <w:jc w:val="both"/>
              <w:rPr>
                <w:rFonts w:ascii="Times New Roman" w:hAnsi="Times New Roman" w:cs="Times New Roman"/>
                <w:lang w:val="es-ES"/>
              </w:rPr>
            </w:pPr>
            <w:bookmarkStart w:id="190" w:name="_Hlk45784912"/>
          </w:p>
        </w:tc>
        <w:tc>
          <w:tcPr>
            <w:tcW w:w="961" w:type="dxa"/>
            <w:tcBorders>
              <w:right w:val="single" w:sz="8" w:space="0" w:color="BFBFBF"/>
            </w:tcBorders>
            <w:shd w:val="clear" w:color="auto" w:fill="auto"/>
            <w:vAlign w:val="bottom"/>
          </w:tcPr>
          <w:p w14:paraId="19A103C2" w14:textId="77777777" w:rsidR="00C70059" w:rsidRPr="00C85498" w:rsidRDefault="00C70059"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3308" w:type="dxa"/>
            <w:gridSpan w:val="3"/>
            <w:shd w:val="clear" w:color="auto" w:fill="auto"/>
            <w:vAlign w:val="center"/>
          </w:tcPr>
          <w:p w14:paraId="5119F5D4" w14:textId="69D5177D"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Calificación del puesto</w:t>
            </w:r>
          </w:p>
        </w:tc>
      </w:tr>
      <w:tr w:rsidR="00DD17F2" w:rsidRPr="00C85498" w14:paraId="6933B342" w14:textId="77777777" w:rsidTr="00C70059">
        <w:trPr>
          <w:trHeight w:val="315"/>
          <w:jc w:val="center"/>
        </w:trPr>
        <w:tc>
          <w:tcPr>
            <w:tcW w:w="1273" w:type="dxa"/>
            <w:tcBorders>
              <w:bottom w:val="single" w:sz="8" w:space="0" w:color="BFBFBF"/>
            </w:tcBorders>
            <w:shd w:val="clear" w:color="auto" w:fill="auto"/>
            <w:vAlign w:val="bottom"/>
          </w:tcPr>
          <w:p w14:paraId="3CA08027" w14:textId="77777777" w:rsidR="00C70059" w:rsidRPr="00C85498" w:rsidRDefault="00C70059"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961" w:type="dxa"/>
            <w:tcBorders>
              <w:bottom w:val="single" w:sz="8" w:space="0" w:color="BFBFBF"/>
              <w:right w:val="single" w:sz="8" w:space="0" w:color="BFBFBF"/>
            </w:tcBorders>
            <w:shd w:val="clear" w:color="auto" w:fill="auto"/>
            <w:vAlign w:val="bottom"/>
          </w:tcPr>
          <w:p w14:paraId="74612FC2" w14:textId="77777777" w:rsidR="00C70059" w:rsidRPr="00C85498" w:rsidRDefault="00C70059"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1081" w:type="dxa"/>
            <w:tcBorders>
              <w:bottom w:val="single" w:sz="8" w:space="0" w:color="BFBFBF"/>
            </w:tcBorders>
            <w:shd w:val="clear" w:color="auto" w:fill="auto"/>
            <w:vAlign w:val="center"/>
          </w:tcPr>
          <w:p w14:paraId="4F720C47" w14:textId="0B2F8B40"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Baja</w:t>
            </w:r>
          </w:p>
        </w:tc>
        <w:tc>
          <w:tcPr>
            <w:tcW w:w="1072" w:type="dxa"/>
            <w:tcBorders>
              <w:bottom w:val="single" w:sz="8" w:space="0" w:color="BFBFBF"/>
            </w:tcBorders>
            <w:shd w:val="clear" w:color="auto" w:fill="auto"/>
            <w:vAlign w:val="center"/>
          </w:tcPr>
          <w:p w14:paraId="654DE1B9" w14:textId="4F13CD44"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Media</w:t>
            </w:r>
          </w:p>
        </w:tc>
        <w:tc>
          <w:tcPr>
            <w:tcW w:w="1155" w:type="dxa"/>
            <w:tcBorders>
              <w:bottom w:val="single" w:sz="8" w:space="0" w:color="BFBFBF"/>
            </w:tcBorders>
            <w:shd w:val="clear" w:color="auto" w:fill="auto"/>
            <w:vAlign w:val="center"/>
          </w:tcPr>
          <w:p w14:paraId="77D95F8E" w14:textId="71F3E862" w:rsidR="00C70059" w:rsidRPr="00C85498" w:rsidRDefault="00C70059" w:rsidP="004467DB">
            <w:pPr>
              <w:spacing w:after="120" w:line="240" w:lineRule="auto"/>
              <w:jc w:val="center"/>
              <w:rPr>
                <w:rFonts w:ascii="Times New Roman" w:hAnsi="Times New Roman" w:cs="Times New Roman"/>
                <w:b/>
                <w:bCs/>
                <w:lang w:val="es-ES"/>
              </w:rPr>
            </w:pPr>
            <w:r w:rsidRPr="00C85498">
              <w:rPr>
                <w:rFonts w:ascii="Times New Roman" w:hAnsi="Times New Roman" w:cs="Times New Roman"/>
                <w:b/>
                <w:bCs/>
                <w:lang w:val="es-ES"/>
              </w:rPr>
              <w:t>Alta</w:t>
            </w:r>
          </w:p>
        </w:tc>
      </w:tr>
      <w:tr w:rsidR="00DD17F2" w:rsidRPr="00C85498" w14:paraId="2A8A8861" w14:textId="77777777" w:rsidTr="00C70059">
        <w:trPr>
          <w:trHeight w:val="310"/>
          <w:jc w:val="center"/>
        </w:trPr>
        <w:tc>
          <w:tcPr>
            <w:tcW w:w="1273" w:type="dxa"/>
            <w:vMerge w:val="restart"/>
            <w:shd w:val="clear" w:color="auto" w:fill="auto"/>
            <w:vAlign w:val="center"/>
          </w:tcPr>
          <w:p w14:paraId="7F70E1BC" w14:textId="11864272" w:rsidR="00C70059" w:rsidRPr="00C85498" w:rsidRDefault="00C70059" w:rsidP="00DA1286">
            <w:pPr>
              <w:spacing w:after="120" w:line="240" w:lineRule="auto"/>
              <w:rPr>
                <w:rFonts w:ascii="Times New Roman" w:hAnsi="Times New Roman" w:cs="Times New Roman"/>
                <w:b/>
                <w:bCs/>
                <w:lang w:val="es-ES"/>
              </w:rPr>
            </w:pPr>
            <w:r w:rsidRPr="00C85498">
              <w:rPr>
                <w:rFonts w:ascii="Times New Roman" w:hAnsi="Times New Roman" w:cs="Times New Roman"/>
                <w:b/>
                <w:bCs/>
                <w:lang w:val="es-ES"/>
              </w:rPr>
              <w:t>Tamaño del Establecimiento</w:t>
            </w:r>
          </w:p>
        </w:tc>
        <w:tc>
          <w:tcPr>
            <w:tcW w:w="961" w:type="dxa"/>
            <w:tcBorders>
              <w:right w:val="single" w:sz="8" w:space="0" w:color="BFBFBF"/>
            </w:tcBorders>
            <w:shd w:val="clear" w:color="auto" w:fill="auto"/>
            <w:vAlign w:val="center"/>
          </w:tcPr>
          <w:p w14:paraId="2890E5AE" w14:textId="172D13E9" w:rsidR="00C70059" w:rsidRPr="00C85498" w:rsidRDefault="00C70059"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b/>
                <w:bCs/>
                <w:lang w:val="es-ES"/>
              </w:rPr>
              <w:t>Pequeño</w:t>
            </w:r>
          </w:p>
        </w:tc>
        <w:tc>
          <w:tcPr>
            <w:tcW w:w="1081" w:type="dxa"/>
            <w:shd w:val="clear" w:color="000000" w:fill="F2F2F2"/>
            <w:vAlign w:val="center"/>
          </w:tcPr>
          <w:p w14:paraId="59C80BC4" w14:textId="276F4218"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1</w:t>
            </w:r>
          </w:p>
        </w:tc>
        <w:tc>
          <w:tcPr>
            <w:tcW w:w="1072" w:type="dxa"/>
            <w:shd w:val="clear" w:color="000000" w:fill="F2F2F2"/>
            <w:vAlign w:val="center"/>
          </w:tcPr>
          <w:p w14:paraId="6A7849F3" w14:textId="36A9D7D1"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4</w:t>
            </w:r>
          </w:p>
        </w:tc>
        <w:tc>
          <w:tcPr>
            <w:tcW w:w="1155" w:type="dxa"/>
            <w:shd w:val="clear" w:color="000000" w:fill="F2F2F2"/>
            <w:vAlign w:val="center"/>
          </w:tcPr>
          <w:p w14:paraId="23B9D0C3" w14:textId="3D42C631"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7</w:t>
            </w:r>
          </w:p>
        </w:tc>
      </w:tr>
      <w:tr w:rsidR="00DD17F2" w:rsidRPr="00C85498" w14:paraId="627CD506" w14:textId="77777777" w:rsidTr="00C70059">
        <w:trPr>
          <w:trHeight w:val="300"/>
          <w:jc w:val="center"/>
        </w:trPr>
        <w:tc>
          <w:tcPr>
            <w:tcW w:w="1273" w:type="dxa"/>
            <w:vMerge/>
            <w:vAlign w:val="center"/>
          </w:tcPr>
          <w:p w14:paraId="1F9ECC47" w14:textId="77777777" w:rsidR="00C70059" w:rsidRPr="00C85498" w:rsidRDefault="00C70059" w:rsidP="00DA1286">
            <w:pPr>
              <w:spacing w:after="120" w:line="240" w:lineRule="auto"/>
              <w:jc w:val="both"/>
              <w:rPr>
                <w:rFonts w:ascii="Times New Roman" w:hAnsi="Times New Roman" w:cs="Times New Roman"/>
                <w:b/>
                <w:bCs/>
                <w:lang w:val="es-ES"/>
              </w:rPr>
            </w:pPr>
          </w:p>
        </w:tc>
        <w:tc>
          <w:tcPr>
            <w:tcW w:w="961" w:type="dxa"/>
            <w:tcBorders>
              <w:right w:val="single" w:sz="8" w:space="0" w:color="BFBFBF"/>
            </w:tcBorders>
            <w:shd w:val="clear" w:color="auto" w:fill="auto"/>
            <w:vAlign w:val="center"/>
          </w:tcPr>
          <w:p w14:paraId="2A0F8DDF" w14:textId="15892242" w:rsidR="00C70059" w:rsidRPr="00C85498" w:rsidRDefault="00C70059"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b/>
                <w:bCs/>
                <w:lang w:val="es-ES"/>
              </w:rPr>
              <w:t>Mediano</w:t>
            </w:r>
          </w:p>
        </w:tc>
        <w:tc>
          <w:tcPr>
            <w:tcW w:w="1081" w:type="dxa"/>
            <w:shd w:val="clear" w:color="auto" w:fill="auto"/>
            <w:vAlign w:val="center"/>
          </w:tcPr>
          <w:p w14:paraId="31C261D4" w14:textId="0E517FCA"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2</w:t>
            </w:r>
          </w:p>
        </w:tc>
        <w:tc>
          <w:tcPr>
            <w:tcW w:w="1072" w:type="dxa"/>
            <w:shd w:val="clear" w:color="auto" w:fill="auto"/>
            <w:vAlign w:val="center"/>
          </w:tcPr>
          <w:p w14:paraId="092FD63D" w14:textId="0772F4E7"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5</w:t>
            </w:r>
          </w:p>
        </w:tc>
        <w:tc>
          <w:tcPr>
            <w:tcW w:w="1155" w:type="dxa"/>
            <w:shd w:val="clear" w:color="auto" w:fill="auto"/>
            <w:vAlign w:val="center"/>
          </w:tcPr>
          <w:p w14:paraId="0B3A9BEF" w14:textId="46AC1EDC"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8</w:t>
            </w:r>
          </w:p>
        </w:tc>
      </w:tr>
      <w:tr w:rsidR="00DD17F2" w:rsidRPr="00C85498" w14:paraId="67907E51" w14:textId="77777777" w:rsidTr="00C70059">
        <w:trPr>
          <w:trHeight w:val="300"/>
          <w:jc w:val="center"/>
        </w:trPr>
        <w:tc>
          <w:tcPr>
            <w:tcW w:w="1273" w:type="dxa"/>
            <w:vMerge/>
            <w:vAlign w:val="center"/>
          </w:tcPr>
          <w:p w14:paraId="6A051FAB" w14:textId="77777777" w:rsidR="00C70059" w:rsidRPr="00C85498" w:rsidRDefault="00C70059" w:rsidP="00DA1286">
            <w:pPr>
              <w:spacing w:after="120" w:line="240" w:lineRule="auto"/>
              <w:jc w:val="both"/>
              <w:rPr>
                <w:rFonts w:ascii="Times New Roman" w:hAnsi="Times New Roman" w:cs="Times New Roman"/>
                <w:b/>
                <w:bCs/>
                <w:lang w:val="es-ES"/>
              </w:rPr>
            </w:pPr>
          </w:p>
        </w:tc>
        <w:tc>
          <w:tcPr>
            <w:tcW w:w="961" w:type="dxa"/>
            <w:tcBorders>
              <w:right w:val="single" w:sz="8" w:space="0" w:color="BFBFBF"/>
            </w:tcBorders>
            <w:shd w:val="clear" w:color="auto" w:fill="auto"/>
            <w:vAlign w:val="center"/>
          </w:tcPr>
          <w:p w14:paraId="619CD0D0" w14:textId="34CED082" w:rsidR="00C70059" w:rsidRPr="00C85498" w:rsidRDefault="00C70059"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b/>
                <w:bCs/>
                <w:lang w:val="es-ES"/>
              </w:rPr>
              <w:t>Grande</w:t>
            </w:r>
          </w:p>
        </w:tc>
        <w:tc>
          <w:tcPr>
            <w:tcW w:w="1081" w:type="dxa"/>
            <w:shd w:val="clear" w:color="000000" w:fill="F2F2F2"/>
            <w:vAlign w:val="center"/>
          </w:tcPr>
          <w:p w14:paraId="5803B8C4" w14:textId="3AD371DB"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3</w:t>
            </w:r>
          </w:p>
        </w:tc>
        <w:tc>
          <w:tcPr>
            <w:tcW w:w="1072" w:type="dxa"/>
            <w:shd w:val="clear" w:color="000000" w:fill="F2F2F2"/>
            <w:vAlign w:val="center"/>
          </w:tcPr>
          <w:p w14:paraId="21D4250D" w14:textId="2DA64F55"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6</w:t>
            </w:r>
          </w:p>
        </w:tc>
        <w:tc>
          <w:tcPr>
            <w:tcW w:w="1155" w:type="dxa"/>
            <w:shd w:val="clear" w:color="000000" w:fill="F2F2F2"/>
            <w:vAlign w:val="center"/>
          </w:tcPr>
          <w:p w14:paraId="629E2223" w14:textId="4F0C7B9F" w:rsidR="00C70059" w:rsidRPr="00C85498" w:rsidRDefault="00E74D73"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Perfil</w:t>
            </w:r>
            <w:r w:rsidR="00C70059" w:rsidRPr="00C85498">
              <w:rPr>
                <w:rFonts w:ascii="Times New Roman" w:hAnsi="Times New Roman" w:cs="Times New Roman"/>
                <w:lang w:val="es-ES"/>
              </w:rPr>
              <w:t xml:space="preserve"> 9</w:t>
            </w:r>
          </w:p>
        </w:tc>
      </w:tr>
    </w:tbl>
    <w:bookmarkEnd w:id="190"/>
    <w:p w14:paraId="0AD08502" w14:textId="616E54EF" w:rsidR="00967E86" w:rsidRPr="00C85498" w:rsidRDefault="009A1056"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w:t>
      </w:r>
    </w:p>
    <w:p w14:paraId="180F85E3" w14:textId="77777777" w:rsidR="002A088F" w:rsidRPr="00C85498" w:rsidRDefault="002A088F" w:rsidP="00DA1286">
      <w:pPr>
        <w:spacing w:after="120" w:line="240" w:lineRule="auto"/>
        <w:jc w:val="center"/>
        <w:rPr>
          <w:rFonts w:ascii="Times New Roman" w:hAnsi="Times New Roman" w:cs="Times New Roman"/>
        </w:rPr>
      </w:pPr>
    </w:p>
    <w:p w14:paraId="4E559835" w14:textId="58264BA7" w:rsidR="009A1056" w:rsidRPr="00C85498" w:rsidRDefault="00C74A6D"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un lado, tomamos la</w:t>
      </w:r>
      <w:r w:rsidR="00D817CA" w:rsidRPr="00C85498">
        <w:rPr>
          <w:rFonts w:ascii="Times New Roman" w:hAnsi="Times New Roman" w:cs="Times New Roman"/>
        </w:rPr>
        <w:t xml:space="preserve"> </w:t>
      </w:r>
      <w:r w:rsidR="009A1056" w:rsidRPr="00C85498">
        <w:rPr>
          <w:rFonts w:ascii="Times New Roman" w:hAnsi="Times New Roman" w:cs="Times New Roman"/>
        </w:rPr>
        <w:t xml:space="preserve">calificación del puesto </w:t>
      </w:r>
      <w:r w:rsidRPr="00C85498">
        <w:rPr>
          <w:rFonts w:ascii="Times New Roman" w:hAnsi="Times New Roman" w:cs="Times New Roman"/>
        </w:rPr>
        <w:t xml:space="preserve">como </w:t>
      </w:r>
      <w:r w:rsidR="009A1056" w:rsidRPr="00C85498">
        <w:rPr>
          <w:rFonts w:ascii="Times New Roman" w:hAnsi="Times New Roman" w:cs="Times New Roman"/>
        </w:rPr>
        <w:t>una aproximación a la complejidad de la fuerza de trabajo</w:t>
      </w:r>
      <w:r w:rsidRPr="00C85498">
        <w:rPr>
          <w:rFonts w:ascii="Times New Roman" w:hAnsi="Times New Roman" w:cs="Times New Roman"/>
        </w:rPr>
        <w:t>, agrupando a los trabajadores en tres niveles</w:t>
      </w:r>
      <w:r w:rsidR="008507B3" w:rsidRPr="00C85498">
        <w:rPr>
          <w:rFonts w:ascii="Times New Roman" w:hAnsi="Times New Roman" w:cs="Times New Roman"/>
        </w:rPr>
        <w:t>: “alta” para los profesionales y técnicos, “media” para los operativos y “baja” para los no calificados</w:t>
      </w:r>
      <w:r w:rsidR="00686EF2" w:rsidRPr="00C85498">
        <w:rPr>
          <w:rStyle w:val="Refdenotaalpie"/>
          <w:rFonts w:ascii="Times New Roman" w:hAnsi="Times New Roman" w:cs="Times New Roman"/>
        </w:rPr>
        <w:footnoteReference w:id="11"/>
      </w:r>
      <w:r w:rsidRPr="00C85498">
        <w:rPr>
          <w:rFonts w:ascii="Times New Roman" w:hAnsi="Times New Roman" w:cs="Times New Roman"/>
        </w:rPr>
        <w:t xml:space="preserve">. Por otro lado, utilizamos </w:t>
      </w:r>
      <w:r w:rsidR="009A1056" w:rsidRPr="00C85498">
        <w:rPr>
          <w:rFonts w:ascii="Times New Roman" w:hAnsi="Times New Roman" w:cs="Times New Roman"/>
        </w:rPr>
        <w:t xml:space="preserve">el tamaño del establecimiento </w:t>
      </w:r>
      <w:r w:rsidRPr="00C85498">
        <w:rPr>
          <w:rFonts w:ascii="Times New Roman" w:hAnsi="Times New Roman" w:cs="Times New Roman"/>
        </w:rPr>
        <w:t xml:space="preserve">para </w:t>
      </w:r>
      <w:r w:rsidR="009A1056" w:rsidRPr="00C85498">
        <w:rPr>
          <w:rFonts w:ascii="Times New Roman" w:hAnsi="Times New Roman" w:cs="Times New Roman"/>
        </w:rPr>
        <w:t>identificar el tipo de capital que emplea a cada trabajador</w:t>
      </w:r>
      <w:r w:rsidRPr="00C85498">
        <w:rPr>
          <w:rFonts w:ascii="Times New Roman" w:hAnsi="Times New Roman" w:cs="Times New Roman"/>
        </w:rPr>
        <w:t>, distinguiendo entre aquellos trabajadores empleados por capitales de tamaño pequeño</w:t>
      </w:r>
      <w:r w:rsidR="008507B3" w:rsidRPr="00C85498">
        <w:rPr>
          <w:rFonts w:ascii="Times New Roman" w:hAnsi="Times New Roman" w:cs="Times New Roman"/>
        </w:rPr>
        <w:t xml:space="preserve"> (hasta 10 empleados)</w:t>
      </w:r>
      <w:r w:rsidRPr="00C85498">
        <w:rPr>
          <w:rFonts w:ascii="Times New Roman" w:hAnsi="Times New Roman" w:cs="Times New Roman"/>
        </w:rPr>
        <w:t xml:space="preserve">, mediano </w:t>
      </w:r>
      <w:r w:rsidR="008507B3" w:rsidRPr="00C85498">
        <w:rPr>
          <w:rFonts w:ascii="Times New Roman" w:hAnsi="Times New Roman" w:cs="Times New Roman"/>
        </w:rPr>
        <w:t xml:space="preserve">(entre 10 y 50 empleados) </w:t>
      </w:r>
      <w:r w:rsidRPr="00C85498">
        <w:rPr>
          <w:rFonts w:ascii="Times New Roman" w:hAnsi="Times New Roman" w:cs="Times New Roman"/>
        </w:rPr>
        <w:t>y grande</w:t>
      </w:r>
      <w:r w:rsidR="008507B3" w:rsidRPr="00C85498">
        <w:rPr>
          <w:rFonts w:ascii="Times New Roman" w:hAnsi="Times New Roman" w:cs="Times New Roman"/>
        </w:rPr>
        <w:t xml:space="preserve"> (más de 50)</w:t>
      </w:r>
      <w:r w:rsidRPr="00C85498">
        <w:rPr>
          <w:rStyle w:val="Refdenotaalpie"/>
          <w:rFonts w:ascii="Times New Roman" w:hAnsi="Times New Roman" w:cs="Times New Roman"/>
        </w:rPr>
        <w:footnoteReference w:id="12"/>
      </w:r>
      <w:r w:rsidRPr="00C85498">
        <w:rPr>
          <w:rFonts w:ascii="Times New Roman" w:hAnsi="Times New Roman" w:cs="Times New Roman"/>
        </w:rPr>
        <w:t>.</w:t>
      </w:r>
    </w:p>
    <w:p w14:paraId="1A58FC0C" w14:textId="4E176BBA" w:rsidR="00254446" w:rsidRPr="00C85498" w:rsidRDefault="00802D2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Siguiendo el desarrollo teórico expuesto</w:t>
      </w:r>
      <w:r w:rsidR="00D817CA" w:rsidRPr="00C85498">
        <w:rPr>
          <w:rFonts w:ascii="Times New Roman" w:hAnsi="Times New Roman" w:cs="Times New Roman"/>
        </w:rPr>
        <w:t xml:space="preserve">, procederemos </w:t>
      </w:r>
      <w:r w:rsidR="00622615" w:rsidRPr="00C85498">
        <w:rPr>
          <w:rFonts w:ascii="Times New Roman" w:hAnsi="Times New Roman" w:cs="Times New Roman"/>
        </w:rPr>
        <w:t xml:space="preserve">en primera instancia a caracterizar a los países </w:t>
      </w:r>
      <w:r w:rsidRPr="00C85498">
        <w:rPr>
          <w:rFonts w:ascii="Times New Roman" w:hAnsi="Times New Roman" w:cs="Times New Roman"/>
        </w:rPr>
        <w:t xml:space="preserve">analizados </w:t>
      </w:r>
      <w:r w:rsidR="00622615" w:rsidRPr="00C85498">
        <w:rPr>
          <w:rFonts w:ascii="Times New Roman" w:hAnsi="Times New Roman" w:cs="Times New Roman"/>
        </w:rPr>
        <w:t xml:space="preserve">en función de sus niveles de productividad y salario en términos internacionales, y </w:t>
      </w:r>
      <w:r w:rsidR="001D4DB6" w:rsidRPr="00C85498">
        <w:rPr>
          <w:rFonts w:ascii="Times New Roman" w:hAnsi="Times New Roman" w:cs="Times New Roman"/>
        </w:rPr>
        <w:t xml:space="preserve">en función </w:t>
      </w:r>
      <w:r w:rsidR="00622615" w:rsidRPr="00C85498">
        <w:rPr>
          <w:rFonts w:ascii="Times New Roman" w:hAnsi="Times New Roman" w:cs="Times New Roman"/>
        </w:rPr>
        <w:t xml:space="preserve">de la distinta participación que cada uno de </w:t>
      </w:r>
      <w:r w:rsidR="00AD74C0" w:rsidRPr="00C85498">
        <w:rPr>
          <w:rFonts w:ascii="Times New Roman" w:hAnsi="Times New Roman" w:cs="Times New Roman"/>
        </w:rPr>
        <w:t>los perfiles construidos presentan</w:t>
      </w:r>
      <w:r w:rsidR="00622615" w:rsidRPr="00C85498">
        <w:rPr>
          <w:rFonts w:ascii="Times New Roman" w:hAnsi="Times New Roman" w:cs="Times New Roman"/>
        </w:rPr>
        <w:t xml:space="preserve"> en el total del empleo del país. Posteriormente, analizaremos </w:t>
      </w:r>
      <w:ins w:id="191" w:author="GRA�A JUAN MARTIN" w:date="2021-06-11T14:41:00Z">
        <w:r w:rsidR="00442599">
          <w:rPr>
            <w:rFonts w:ascii="Times New Roman" w:hAnsi="Times New Roman" w:cs="Times New Roman"/>
          </w:rPr>
          <w:t>la calidad de los puestos de trabajo por perfil en cada país y sus ingresos</w:t>
        </w:r>
      </w:ins>
      <w:del w:id="192" w:author="GRA�A JUAN MARTIN" w:date="2021-06-11T14:41:00Z">
        <w:r w:rsidR="00622615" w:rsidRPr="00C85498" w:rsidDel="00442599">
          <w:rPr>
            <w:rFonts w:ascii="Times New Roman" w:hAnsi="Times New Roman" w:cs="Times New Roman"/>
          </w:rPr>
          <w:delText xml:space="preserve">la incidencia de la precariedad en cada uno de </w:delText>
        </w:r>
        <w:r w:rsidRPr="00C85498" w:rsidDel="00442599">
          <w:rPr>
            <w:rFonts w:ascii="Times New Roman" w:hAnsi="Times New Roman" w:cs="Times New Roman"/>
          </w:rPr>
          <w:delText>los perfiles para cada país</w:delText>
        </w:r>
      </w:del>
      <w:r w:rsidR="00622615" w:rsidRPr="00C85498">
        <w:rPr>
          <w:rFonts w:ascii="Times New Roman" w:hAnsi="Times New Roman" w:cs="Times New Roman"/>
        </w:rPr>
        <w:t>.</w:t>
      </w:r>
      <w:r w:rsidRPr="00C85498">
        <w:rPr>
          <w:rFonts w:ascii="Times New Roman" w:hAnsi="Times New Roman" w:cs="Times New Roman"/>
        </w:rPr>
        <w:t xml:space="preserve"> </w:t>
      </w:r>
    </w:p>
    <w:p w14:paraId="1EE9DF2F" w14:textId="5D698FA9" w:rsidR="00715137" w:rsidRPr="00C85498" w:rsidRDefault="00254446"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la literatura suele señalarse que </w:t>
      </w:r>
      <w:r w:rsidR="00622615" w:rsidRPr="00C85498">
        <w:rPr>
          <w:rFonts w:ascii="Times New Roman" w:hAnsi="Times New Roman" w:cs="Times New Roman"/>
        </w:rPr>
        <w:t>existen numerosas expresiones bajo las cuales se presentan los empleos precarios</w:t>
      </w:r>
      <w:r w:rsidR="00B437A6" w:rsidRPr="00C85498">
        <w:rPr>
          <w:rFonts w:ascii="Times New Roman" w:hAnsi="Times New Roman" w:cs="Times New Roman"/>
        </w:rPr>
        <w:t xml:space="preserve"> (</w:t>
      </w:r>
      <w:r w:rsidR="00D97966" w:rsidRPr="00C85498">
        <w:rPr>
          <w:rFonts w:ascii="Times New Roman" w:hAnsi="Times New Roman" w:cs="Times New Roman"/>
        </w:rPr>
        <w:t>Standing, 2011</w:t>
      </w:r>
      <w:r w:rsidR="00586808" w:rsidRPr="00C85498">
        <w:rPr>
          <w:rFonts w:ascii="Times New Roman" w:hAnsi="Times New Roman" w:cs="Times New Roman"/>
        </w:rPr>
        <w:t>; Green</w:t>
      </w:r>
      <w:r w:rsidR="0058526E" w:rsidRPr="00C85498">
        <w:rPr>
          <w:rFonts w:ascii="Times New Roman" w:hAnsi="Times New Roman" w:cs="Times New Roman"/>
        </w:rPr>
        <w:t xml:space="preserve"> y </w:t>
      </w:r>
      <w:proofErr w:type="spellStart"/>
      <w:r w:rsidR="0058526E" w:rsidRPr="00C85498">
        <w:rPr>
          <w:rFonts w:ascii="Times New Roman" w:hAnsi="Times New Roman" w:cs="Times New Roman"/>
        </w:rPr>
        <w:t>Livanos</w:t>
      </w:r>
      <w:proofErr w:type="spellEnd"/>
      <w:r w:rsidR="00586808" w:rsidRPr="00C85498">
        <w:rPr>
          <w:rFonts w:ascii="Times New Roman" w:hAnsi="Times New Roman" w:cs="Times New Roman"/>
        </w:rPr>
        <w:t>, 2015</w:t>
      </w:r>
      <w:r w:rsidR="00B437A6" w:rsidRPr="00C85498">
        <w:rPr>
          <w:rFonts w:ascii="Times New Roman" w:hAnsi="Times New Roman" w:cs="Times New Roman"/>
        </w:rPr>
        <w:t>)</w:t>
      </w:r>
      <w:r w:rsidR="00D25F31" w:rsidRPr="00C85498">
        <w:rPr>
          <w:rFonts w:ascii="Times New Roman" w:hAnsi="Times New Roman" w:cs="Times New Roman"/>
        </w:rPr>
        <w:t>.</w:t>
      </w:r>
      <w:r w:rsidR="00715137" w:rsidRPr="00C85498">
        <w:rPr>
          <w:rFonts w:ascii="Times New Roman" w:hAnsi="Times New Roman" w:cs="Times New Roman"/>
        </w:rPr>
        <w:t xml:space="preserve"> El empleo </w:t>
      </w:r>
      <w:proofErr w:type="spellStart"/>
      <w:r w:rsidR="00715137" w:rsidRPr="00C85498">
        <w:rPr>
          <w:rFonts w:ascii="Times New Roman" w:hAnsi="Times New Roman" w:cs="Times New Roman"/>
          <w:i/>
          <w:iCs/>
        </w:rPr>
        <w:t>part</w:t>
      </w:r>
      <w:proofErr w:type="spellEnd"/>
      <w:r w:rsidR="00715137" w:rsidRPr="00C85498">
        <w:rPr>
          <w:rFonts w:ascii="Times New Roman" w:hAnsi="Times New Roman" w:cs="Times New Roman"/>
          <w:i/>
          <w:iCs/>
        </w:rPr>
        <w:t>-time</w:t>
      </w:r>
      <w:r w:rsidR="00715137" w:rsidRPr="00C85498">
        <w:rPr>
          <w:rFonts w:ascii="Times New Roman" w:hAnsi="Times New Roman" w:cs="Times New Roman"/>
          <w:iCs/>
        </w:rPr>
        <w:t xml:space="preserve"> involuntario</w:t>
      </w:r>
      <w:r w:rsidR="00715137" w:rsidRPr="00C85498">
        <w:rPr>
          <w:rFonts w:ascii="Times New Roman" w:hAnsi="Times New Roman" w:cs="Times New Roman"/>
        </w:rPr>
        <w:t>, la contratación por tiempo determinado o mediante agencias de empleo, la ausencia de registro de la relación laboral o del pago de ciertas prestaciones constituyen</w:t>
      </w:r>
      <w:r w:rsidR="00622615" w:rsidRPr="00C85498">
        <w:rPr>
          <w:rFonts w:ascii="Times New Roman" w:hAnsi="Times New Roman" w:cs="Times New Roman"/>
        </w:rPr>
        <w:t xml:space="preserve"> algunas de las expresiones</w:t>
      </w:r>
      <w:r w:rsidR="001D4DB6" w:rsidRPr="00C85498">
        <w:rPr>
          <w:rFonts w:ascii="Times New Roman" w:hAnsi="Times New Roman" w:cs="Times New Roman"/>
        </w:rPr>
        <w:t xml:space="preserve"> más frecuentes de la precariedad</w:t>
      </w:r>
      <w:r w:rsidR="00715137" w:rsidRPr="00C85498">
        <w:rPr>
          <w:rFonts w:ascii="Times New Roman" w:hAnsi="Times New Roman" w:cs="Times New Roman"/>
        </w:rPr>
        <w:t xml:space="preserve">, </w:t>
      </w:r>
      <w:r w:rsidR="00622615" w:rsidRPr="00C85498">
        <w:rPr>
          <w:rFonts w:ascii="Times New Roman" w:hAnsi="Times New Roman" w:cs="Times New Roman"/>
        </w:rPr>
        <w:t xml:space="preserve">aunque no </w:t>
      </w:r>
      <w:r w:rsidR="001D4DB6" w:rsidRPr="00C85498">
        <w:rPr>
          <w:rFonts w:ascii="Times New Roman" w:hAnsi="Times New Roman" w:cs="Times New Roman"/>
        </w:rPr>
        <w:t xml:space="preserve">son </w:t>
      </w:r>
      <w:r w:rsidR="00622615" w:rsidRPr="00C85498">
        <w:rPr>
          <w:rFonts w:ascii="Times New Roman" w:hAnsi="Times New Roman" w:cs="Times New Roman"/>
        </w:rPr>
        <w:t>las únicas</w:t>
      </w:r>
      <w:r w:rsidR="008507B3" w:rsidRPr="00C85498">
        <w:rPr>
          <w:rFonts w:ascii="Times New Roman" w:hAnsi="Times New Roman" w:cs="Times New Roman"/>
        </w:rPr>
        <w:t xml:space="preserve"> (ausencia de acceso a la salud, cobertura de riesgos del trabajo, etc.)</w:t>
      </w:r>
      <w:r w:rsidR="00715137" w:rsidRPr="00C85498">
        <w:rPr>
          <w:rFonts w:ascii="Times New Roman" w:hAnsi="Times New Roman" w:cs="Times New Roman"/>
        </w:rPr>
        <w:t>.</w:t>
      </w:r>
      <w:r w:rsidR="00D25F31" w:rsidRPr="00C85498">
        <w:rPr>
          <w:rFonts w:ascii="Times New Roman" w:hAnsi="Times New Roman" w:cs="Times New Roman"/>
        </w:rPr>
        <w:t xml:space="preserve"> </w:t>
      </w:r>
      <w:r w:rsidR="00C76D1D" w:rsidRPr="00C85498">
        <w:rPr>
          <w:rFonts w:ascii="Times New Roman" w:hAnsi="Times New Roman" w:cs="Times New Roman"/>
        </w:rPr>
        <w:t>Estas formas de expresión</w:t>
      </w:r>
      <w:r w:rsidR="00236E95" w:rsidRPr="00C85498">
        <w:rPr>
          <w:rFonts w:ascii="Times New Roman" w:hAnsi="Times New Roman" w:cs="Times New Roman"/>
        </w:rPr>
        <w:t xml:space="preserve"> de la precariedad</w:t>
      </w:r>
      <w:r w:rsidR="00C76D1D" w:rsidRPr="00C85498">
        <w:rPr>
          <w:rFonts w:ascii="Times New Roman" w:hAnsi="Times New Roman" w:cs="Times New Roman"/>
        </w:rPr>
        <w:t xml:space="preserve"> –y su intensidad</w:t>
      </w:r>
      <w:r w:rsidR="00CC388A" w:rsidRPr="00C85498">
        <w:rPr>
          <w:rFonts w:ascii="Times New Roman" w:hAnsi="Times New Roman" w:cs="Times New Roman"/>
        </w:rPr>
        <w:t>–</w:t>
      </w:r>
      <w:r w:rsidR="00C76D1D" w:rsidRPr="00C85498">
        <w:rPr>
          <w:rFonts w:ascii="Times New Roman" w:hAnsi="Times New Roman" w:cs="Times New Roman"/>
        </w:rPr>
        <w:t xml:space="preserve"> también </w:t>
      </w:r>
      <w:r w:rsidR="00236E95" w:rsidRPr="00C85498">
        <w:rPr>
          <w:rFonts w:ascii="Times New Roman" w:hAnsi="Times New Roman" w:cs="Times New Roman"/>
        </w:rPr>
        <w:t>varían</w:t>
      </w:r>
      <w:r w:rsidR="00C76D1D" w:rsidRPr="00C85498">
        <w:rPr>
          <w:rFonts w:ascii="Times New Roman" w:hAnsi="Times New Roman" w:cs="Times New Roman"/>
        </w:rPr>
        <w:t xml:space="preserve"> entre países y </w:t>
      </w:r>
      <w:r w:rsidR="00236E95" w:rsidRPr="00C85498">
        <w:rPr>
          <w:rFonts w:ascii="Times New Roman" w:hAnsi="Times New Roman" w:cs="Times New Roman"/>
        </w:rPr>
        <w:t xml:space="preserve">ello </w:t>
      </w:r>
      <w:r w:rsidR="00C76D1D" w:rsidRPr="00C85498">
        <w:rPr>
          <w:rFonts w:ascii="Times New Roman" w:hAnsi="Times New Roman" w:cs="Times New Roman"/>
        </w:rPr>
        <w:lastRenderedPageBreak/>
        <w:t xml:space="preserve">tiene su correlato en qué información proveen las encuestas del mercado laboral. </w:t>
      </w:r>
      <w:r w:rsidR="00CC1654" w:rsidRPr="00C85498">
        <w:rPr>
          <w:rFonts w:ascii="Times New Roman" w:hAnsi="Times New Roman" w:cs="Times New Roman"/>
        </w:rPr>
        <w:t xml:space="preserve">El Esquema 2 resume la disponibilidad de variables vinculadas a </w:t>
      </w:r>
      <w:r w:rsidR="00FE5948" w:rsidRPr="00C85498">
        <w:rPr>
          <w:rFonts w:ascii="Times New Roman" w:hAnsi="Times New Roman" w:cs="Times New Roman"/>
        </w:rPr>
        <w:t xml:space="preserve">los empleos precarios </w:t>
      </w:r>
      <w:r w:rsidR="00CC1654" w:rsidRPr="00C85498">
        <w:rPr>
          <w:rFonts w:ascii="Times New Roman" w:hAnsi="Times New Roman" w:cs="Times New Roman"/>
        </w:rPr>
        <w:t>en cada una de las encuestas utilizadas.</w:t>
      </w:r>
    </w:p>
    <w:p w14:paraId="3C0288A0" w14:textId="77777777" w:rsidR="00A23493" w:rsidRPr="00C85498" w:rsidRDefault="00A23493" w:rsidP="00DA1286">
      <w:pPr>
        <w:tabs>
          <w:tab w:val="left" w:pos="3681"/>
        </w:tabs>
        <w:spacing w:after="120" w:line="240" w:lineRule="auto"/>
        <w:jc w:val="both"/>
        <w:rPr>
          <w:rFonts w:ascii="Times New Roman" w:hAnsi="Times New Roman" w:cs="Times New Roman"/>
        </w:rPr>
      </w:pPr>
    </w:p>
    <w:p w14:paraId="2DB8C18D" w14:textId="2415DF62" w:rsidR="00FD1372" w:rsidRPr="00C85498" w:rsidRDefault="00FD1372" w:rsidP="00DA1286">
      <w:pPr>
        <w:spacing w:after="120" w:line="240" w:lineRule="auto"/>
        <w:jc w:val="both"/>
        <w:rPr>
          <w:rFonts w:ascii="Times New Roman" w:hAnsi="Times New Roman" w:cs="Times New Roman"/>
          <w:b/>
        </w:rPr>
      </w:pPr>
      <w:r w:rsidRPr="00C85498">
        <w:rPr>
          <w:rFonts w:ascii="Times New Roman" w:hAnsi="Times New Roman" w:cs="Times New Roman"/>
          <w:b/>
          <w:bCs/>
        </w:rPr>
        <w:t>Esquema 2.</w:t>
      </w:r>
      <w:r w:rsidRPr="00C85498">
        <w:rPr>
          <w:rFonts w:ascii="Times New Roman" w:hAnsi="Times New Roman" w:cs="Times New Roman"/>
          <w:b/>
        </w:rPr>
        <w:t xml:space="preserve"> Variables asociadas a la precariedad relevadas en las encuestas utilizadas </w:t>
      </w:r>
    </w:p>
    <w:tbl>
      <w:tblPr>
        <w:tblW w:w="6822" w:type="dxa"/>
        <w:jc w:val="center"/>
        <w:tblCellMar>
          <w:left w:w="70" w:type="dxa"/>
          <w:right w:w="70" w:type="dxa"/>
        </w:tblCellMar>
        <w:tblLook w:val="04A0" w:firstRow="1" w:lastRow="0" w:firstColumn="1" w:lastColumn="0" w:noHBand="0" w:noVBand="1"/>
      </w:tblPr>
      <w:tblGrid>
        <w:gridCol w:w="2638"/>
        <w:gridCol w:w="1302"/>
        <w:gridCol w:w="1338"/>
        <w:gridCol w:w="1544"/>
      </w:tblGrid>
      <w:tr w:rsidR="00DD17F2" w:rsidRPr="00C85498" w14:paraId="6B913E1E" w14:textId="77777777" w:rsidTr="00C60013">
        <w:trPr>
          <w:trHeight w:val="301"/>
          <w:jc w:val="center"/>
        </w:trPr>
        <w:tc>
          <w:tcPr>
            <w:tcW w:w="2655" w:type="dxa"/>
            <w:tcBorders>
              <w:bottom w:val="single" w:sz="8" w:space="0" w:color="BFBFBF"/>
              <w:right w:val="single" w:sz="8" w:space="0" w:color="BFBFBF"/>
            </w:tcBorders>
            <w:shd w:val="clear" w:color="auto" w:fill="auto"/>
            <w:vAlign w:val="bottom"/>
          </w:tcPr>
          <w:p w14:paraId="33713553" w14:textId="77777777" w:rsidR="00FD1372" w:rsidRPr="00C85498" w:rsidRDefault="00FD1372" w:rsidP="00DA1286">
            <w:pPr>
              <w:spacing w:after="120" w:line="240" w:lineRule="auto"/>
              <w:jc w:val="both"/>
              <w:rPr>
                <w:rFonts w:ascii="Times New Roman" w:hAnsi="Times New Roman" w:cs="Times New Roman"/>
                <w:lang w:val="es-ES"/>
              </w:rPr>
            </w:pPr>
            <w:r w:rsidRPr="00C85498">
              <w:rPr>
                <w:rFonts w:ascii="Times New Roman" w:hAnsi="Times New Roman" w:cs="Times New Roman"/>
                <w:lang w:val="es-ES"/>
              </w:rPr>
              <w:t> </w:t>
            </w:r>
          </w:p>
        </w:tc>
        <w:tc>
          <w:tcPr>
            <w:tcW w:w="1298" w:type="dxa"/>
            <w:tcBorders>
              <w:bottom w:val="single" w:sz="8" w:space="0" w:color="BFBFBF"/>
            </w:tcBorders>
            <w:shd w:val="clear" w:color="auto" w:fill="auto"/>
          </w:tcPr>
          <w:p w14:paraId="19178F44" w14:textId="3B8F6F75" w:rsidR="00FD1372" w:rsidRPr="00C85498" w:rsidRDefault="00FD1372" w:rsidP="00DA1286">
            <w:pPr>
              <w:spacing w:after="120" w:line="240" w:lineRule="auto"/>
              <w:jc w:val="center"/>
              <w:rPr>
                <w:rFonts w:ascii="Times New Roman" w:hAnsi="Times New Roman" w:cs="Times New Roman"/>
                <w:b/>
                <w:bCs/>
                <w:lang w:val="es-ES"/>
              </w:rPr>
            </w:pPr>
            <w:proofErr w:type="spellStart"/>
            <w:r w:rsidRPr="00C85498">
              <w:rPr>
                <w:rFonts w:ascii="Times New Roman" w:hAnsi="Times New Roman" w:cs="Times New Roman"/>
                <w:b/>
              </w:rPr>
              <w:t>Part</w:t>
            </w:r>
            <w:proofErr w:type="spellEnd"/>
            <w:r w:rsidRPr="00C85498">
              <w:rPr>
                <w:rFonts w:ascii="Times New Roman" w:hAnsi="Times New Roman" w:cs="Times New Roman"/>
                <w:b/>
              </w:rPr>
              <w:t>-time involuntario</w:t>
            </w:r>
          </w:p>
        </w:tc>
        <w:tc>
          <w:tcPr>
            <w:tcW w:w="1321" w:type="dxa"/>
            <w:tcBorders>
              <w:bottom w:val="single" w:sz="8" w:space="0" w:color="BFBFBF"/>
            </w:tcBorders>
            <w:shd w:val="clear" w:color="auto" w:fill="auto"/>
          </w:tcPr>
          <w:p w14:paraId="37DFDC93" w14:textId="7126E3CD" w:rsidR="00FD1372" w:rsidRPr="00C85498" w:rsidRDefault="00FD1372" w:rsidP="00DA1286">
            <w:pPr>
              <w:spacing w:after="120" w:line="240" w:lineRule="auto"/>
              <w:jc w:val="center"/>
              <w:rPr>
                <w:rFonts w:ascii="Times New Roman" w:hAnsi="Times New Roman" w:cs="Times New Roman"/>
                <w:b/>
                <w:bCs/>
                <w:lang w:val="es-ES"/>
              </w:rPr>
            </w:pPr>
            <w:r w:rsidRPr="00C85498">
              <w:rPr>
                <w:rFonts w:ascii="Times New Roman" w:hAnsi="Times New Roman" w:cs="Times New Roman"/>
                <w:b/>
              </w:rPr>
              <w:t>Empleo de duración determinada</w:t>
            </w:r>
          </w:p>
        </w:tc>
        <w:tc>
          <w:tcPr>
            <w:tcW w:w="1548" w:type="dxa"/>
            <w:tcBorders>
              <w:bottom w:val="single" w:sz="8" w:space="0" w:color="BFBFBF"/>
            </w:tcBorders>
            <w:shd w:val="clear" w:color="auto" w:fill="auto"/>
          </w:tcPr>
          <w:p w14:paraId="221DC813" w14:textId="6135B47E" w:rsidR="00FD1372" w:rsidRPr="00C85498" w:rsidRDefault="00FD1372" w:rsidP="00DA1286">
            <w:pPr>
              <w:spacing w:after="120" w:line="240" w:lineRule="auto"/>
              <w:jc w:val="center"/>
              <w:rPr>
                <w:rFonts w:ascii="Times New Roman" w:hAnsi="Times New Roman" w:cs="Times New Roman"/>
                <w:b/>
                <w:bCs/>
                <w:lang w:val="es-ES"/>
              </w:rPr>
            </w:pPr>
            <w:r w:rsidRPr="00C85498">
              <w:rPr>
                <w:rFonts w:ascii="Times New Roman" w:hAnsi="Times New Roman" w:cs="Times New Roman"/>
                <w:b/>
              </w:rPr>
              <w:t>Ausencia de descuento jubilatorio</w:t>
            </w:r>
          </w:p>
        </w:tc>
      </w:tr>
      <w:tr w:rsidR="00DD17F2" w:rsidRPr="00C85498" w14:paraId="141CA8A5" w14:textId="77777777" w:rsidTr="00C60013">
        <w:trPr>
          <w:trHeight w:val="297"/>
          <w:jc w:val="center"/>
        </w:trPr>
        <w:tc>
          <w:tcPr>
            <w:tcW w:w="2655" w:type="dxa"/>
            <w:tcBorders>
              <w:right w:val="single" w:sz="8" w:space="0" w:color="BFBFBF"/>
            </w:tcBorders>
            <w:shd w:val="clear" w:color="auto" w:fill="auto"/>
            <w:vAlign w:val="center"/>
          </w:tcPr>
          <w:p w14:paraId="3E08EE19" w14:textId="59485828" w:rsidR="00FD1372" w:rsidRPr="00C85498" w:rsidRDefault="00FD1372"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lang w:val="es-ES"/>
              </w:rPr>
              <w:t>Argentina (EPH)</w:t>
            </w:r>
          </w:p>
        </w:tc>
        <w:tc>
          <w:tcPr>
            <w:tcW w:w="1298" w:type="dxa"/>
            <w:shd w:val="clear" w:color="000000" w:fill="F2F2F2"/>
          </w:tcPr>
          <w:p w14:paraId="77A30FD1" w14:textId="7F9128EB"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c>
          <w:tcPr>
            <w:tcW w:w="1321" w:type="dxa"/>
            <w:shd w:val="clear" w:color="000000" w:fill="F2F2F2"/>
          </w:tcPr>
          <w:p w14:paraId="45A2C3DB" w14:textId="4D1DD57F"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c>
          <w:tcPr>
            <w:tcW w:w="1548" w:type="dxa"/>
            <w:shd w:val="clear" w:color="000000" w:fill="F2F2F2"/>
          </w:tcPr>
          <w:p w14:paraId="104076DD" w14:textId="3027B37E"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r>
      <w:tr w:rsidR="00DD17F2" w:rsidRPr="00C85498" w14:paraId="28950C6C" w14:textId="77777777" w:rsidTr="00C60013">
        <w:trPr>
          <w:trHeight w:val="287"/>
          <w:jc w:val="center"/>
        </w:trPr>
        <w:tc>
          <w:tcPr>
            <w:tcW w:w="2655" w:type="dxa"/>
            <w:tcBorders>
              <w:right w:val="single" w:sz="8" w:space="0" w:color="BFBFBF"/>
            </w:tcBorders>
            <w:shd w:val="clear" w:color="auto" w:fill="auto"/>
            <w:vAlign w:val="center"/>
          </w:tcPr>
          <w:p w14:paraId="2A7E89CD" w14:textId="69440D1C" w:rsidR="00FD1372" w:rsidRPr="00C85498" w:rsidRDefault="00FD1372"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lang w:val="es-ES"/>
              </w:rPr>
              <w:t>Países Europeos (LFS)</w:t>
            </w:r>
          </w:p>
        </w:tc>
        <w:tc>
          <w:tcPr>
            <w:tcW w:w="1298" w:type="dxa"/>
            <w:shd w:val="clear" w:color="auto" w:fill="auto"/>
            <w:vAlign w:val="center"/>
          </w:tcPr>
          <w:p w14:paraId="5379385E" w14:textId="2C00C02D" w:rsidR="00FD1372" w:rsidRPr="00C85498" w:rsidRDefault="00FD1372" w:rsidP="00DA1286">
            <w:pPr>
              <w:spacing w:after="120" w:line="240" w:lineRule="auto"/>
              <w:jc w:val="center"/>
              <w:rPr>
                <w:rFonts w:ascii="Times New Roman" w:hAnsi="Times New Roman" w:cs="Times New Roman"/>
                <w:b/>
                <w:lang w:val="es-ES"/>
              </w:rPr>
            </w:pPr>
            <w:r w:rsidRPr="00C85498">
              <w:rPr>
                <w:rFonts w:ascii="Times New Roman" w:hAnsi="Times New Roman" w:cs="Times New Roman"/>
                <w:b/>
                <w:lang w:val="es-ES"/>
              </w:rPr>
              <w:t>X</w:t>
            </w:r>
          </w:p>
        </w:tc>
        <w:tc>
          <w:tcPr>
            <w:tcW w:w="1321" w:type="dxa"/>
            <w:shd w:val="clear" w:color="auto" w:fill="auto"/>
            <w:vAlign w:val="center"/>
          </w:tcPr>
          <w:p w14:paraId="6C743F25" w14:textId="5973299A" w:rsidR="00FD1372" w:rsidRPr="00C85498" w:rsidRDefault="00FD1372" w:rsidP="00DA1286">
            <w:pPr>
              <w:spacing w:after="120" w:line="240" w:lineRule="auto"/>
              <w:jc w:val="center"/>
              <w:rPr>
                <w:rFonts w:ascii="Times New Roman" w:hAnsi="Times New Roman" w:cs="Times New Roman"/>
                <w:lang w:val="es-ES"/>
              </w:rPr>
            </w:pPr>
            <w:r w:rsidRPr="00C85498">
              <w:rPr>
                <w:rFonts w:ascii="Times New Roman" w:hAnsi="Times New Roman" w:cs="Times New Roman"/>
                <w:b/>
                <w:lang w:val="es-ES"/>
              </w:rPr>
              <w:t>X</w:t>
            </w:r>
          </w:p>
        </w:tc>
        <w:tc>
          <w:tcPr>
            <w:tcW w:w="1548" w:type="dxa"/>
            <w:shd w:val="clear" w:color="auto" w:fill="auto"/>
            <w:vAlign w:val="center"/>
          </w:tcPr>
          <w:p w14:paraId="42A755D8" w14:textId="4125D95A" w:rsidR="00FD1372" w:rsidRPr="00C85498" w:rsidRDefault="00FD1372" w:rsidP="00DA1286">
            <w:pPr>
              <w:spacing w:after="120" w:line="240" w:lineRule="auto"/>
              <w:jc w:val="center"/>
              <w:rPr>
                <w:rFonts w:ascii="Times New Roman" w:hAnsi="Times New Roman" w:cs="Times New Roman"/>
                <w:lang w:val="es-ES"/>
              </w:rPr>
            </w:pPr>
          </w:p>
        </w:tc>
      </w:tr>
      <w:tr w:rsidR="00DD17F2" w:rsidRPr="00C85498" w14:paraId="7A3DDD1F" w14:textId="77777777" w:rsidTr="00C60013">
        <w:trPr>
          <w:trHeight w:val="430"/>
          <w:jc w:val="center"/>
        </w:trPr>
        <w:tc>
          <w:tcPr>
            <w:tcW w:w="2655" w:type="dxa"/>
            <w:tcBorders>
              <w:right w:val="single" w:sz="8" w:space="0" w:color="BFBFBF"/>
            </w:tcBorders>
            <w:shd w:val="clear" w:color="auto" w:fill="auto"/>
            <w:vAlign w:val="center"/>
          </w:tcPr>
          <w:p w14:paraId="790A539D" w14:textId="3525544E" w:rsidR="00FD1372" w:rsidRPr="00C85498" w:rsidRDefault="00FD1372" w:rsidP="00DA1286">
            <w:pPr>
              <w:spacing w:after="120" w:line="240" w:lineRule="auto"/>
              <w:jc w:val="both"/>
              <w:rPr>
                <w:rFonts w:ascii="Times New Roman" w:hAnsi="Times New Roman" w:cs="Times New Roman"/>
                <w:b/>
                <w:bCs/>
                <w:lang w:val="es-ES"/>
              </w:rPr>
            </w:pPr>
            <w:r w:rsidRPr="00C85498">
              <w:rPr>
                <w:rFonts w:ascii="Times New Roman" w:hAnsi="Times New Roman" w:cs="Times New Roman"/>
                <w:lang w:val="es-ES"/>
              </w:rPr>
              <w:t>Estados Unidos (ASEC-CPS)</w:t>
            </w:r>
          </w:p>
        </w:tc>
        <w:tc>
          <w:tcPr>
            <w:tcW w:w="1298" w:type="dxa"/>
            <w:shd w:val="clear" w:color="000000" w:fill="F2F2F2"/>
            <w:vAlign w:val="center"/>
          </w:tcPr>
          <w:p w14:paraId="1C3699B6" w14:textId="320FDF99" w:rsidR="00FD1372" w:rsidRPr="00C85498" w:rsidRDefault="00FD1372" w:rsidP="00DA1286">
            <w:pPr>
              <w:spacing w:after="120" w:line="240" w:lineRule="auto"/>
              <w:jc w:val="center"/>
              <w:rPr>
                <w:rFonts w:ascii="Times New Roman" w:hAnsi="Times New Roman" w:cs="Times New Roman"/>
                <w:lang w:val="es-ES"/>
              </w:rPr>
            </w:pPr>
            <w:r w:rsidRPr="00C85498">
              <w:rPr>
                <w:rFonts w:ascii="Times New Roman" w:hAnsi="Times New Roman" w:cs="Times New Roman"/>
                <w:b/>
                <w:lang w:val="es-ES"/>
              </w:rPr>
              <w:t>X</w:t>
            </w:r>
          </w:p>
        </w:tc>
        <w:tc>
          <w:tcPr>
            <w:tcW w:w="1321" w:type="dxa"/>
            <w:shd w:val="clear" w:color="000000" w:fill="F2F2F2"/>
            <w:vAlign w:val="center"/>
          </w:tcPr>
          <w:p w14:paraId="75B38F57" w14:textId="08E0C931" w:rsidR="00FD1372" w:rsidRPr="00C85498" w:rsidRDefault="00FD1372" w:rsidP="00DA1286">
            <w:pPr>
              <w:spacing w:after="120" w:line="240" w:lineRule="auto"/>
              <w:jc w:val="center"/>
              <w:rPr>
                <w:rFonts w:ascii="Times New Roman" w:hAnsi="Times New Roman" w:cs="Times New Roman"/>
                <w:lang w:val="es-ES"/>
              </w:rPr>
            </w:pPr>
          </w:p>
        </w:tc>
        <w:tc>
          <w:tcPr>
            <w:tcW w:w="1548" w:type="dxa"/>
            <w:shd w:val="clear" w:color="000000" w:fill="F2F2F2"/>
            <w:vAlign w:val="center"/>
          </w:tcPr>
          <w:p w14:paraId="048EED9A" w14:textId="5A7D02C9" w:rsidR="00FD1372" w:rsidRPr="00C85498" w:rsidRDefault="00FD1372" w:rsidP="00DA1286">
            <w:pPr>
              <w:spacing w:after="120" w:line="240" w:lineRule="auto"/>
              <w:jc w:val="center"/>
              <w:rPr>
                <w:rFonts w:ascii="Times New Roman" w:hAnsi="Times New Roman" w:cs="Times New Roman"/>
                <w:lang w:val="es-ES"/>
              </w:rPr>
            </w:pPr>
          </w:p>
        </w:tc>
      </w:tr>
    </w:tbl>
    <w:p w14:paraId="5FAFA574" w14:textId="484048C7" w:rsidR="00FB3236" w:rsidRPr="00C85498" w:rsidRDefault="00FB3236"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w:t>
      </w:r>
    </w:p>
    <w:p w14:paraId="6534CE49" w14:textId="77777777" w:rsidR="00A23493" w:rsidRPr="00C85498" w:rsidRDefault="00A23493" w:rsidP="00DA1286">
      <w:pPr>
        <w:spacing w:after="120" w:line="240" w:lineRule="auto"/>
        <w:jc w:val="center"/>
        <w:rPr>
          <w:rFonts w:ascii="Times New Roman" w:hAnsi="Times New Roman" w:cs="Times New Roman"/>
        </w:rPr>
      </w:pPr>
    </w:p>
    <w:p w14:paraId="5A87F938" w14:textId="6EFE4D64" w:rsidR="009036AD" w:rsidRPr="00C85498" w:rsidRDefault="009036A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Resulta importante remarcar que en el caso de los cuentapropistas estas dimensiones no pueden ser analizadas a través de la información que proveen las encuestas, siendo que suele utilizarse el nivel de calificación </w:t>
      </w:r>
      <w:del w:id="193" w:author="GRA�A JUAN MARTIN" w:date="2021-06-11T14:41:00Z">
        <w:r w:rsidRPr="00C85498" w:rsidDel="00442599">
          <w:rPr>
            <w:rFonts w:ascii="Times New Roman" w:hAnsi="Times New Roman" w:cs="Times New Roman"/>
          </w:rPr>
          <w:delText xml:space="preserve">y el tamaño del establecimiento en sí mismo para determinar la calidad de estos empleos </w:delText>
        </w:r>
      </w:del>
      <w:r w:rsidRPr="00C85498">
        <w:rPr>
          <w:rFonts w:ascii="Times New Roman" w:hAnsi="Times New Roman" w:cs="Times New Roman"/>
        </w:rPr>
        <w:t xml:space="preserve">(PREALC 1978). A su vez, la LFS no provee datos de ingresos para los cuentapropistas. Por esta razón, las estimaciones asociadas a las variables del Esquema 2 y a los ingresos percibidos se referirán exclusivamente al universo asalariado. A partir de las variables presentadas en el Esquema 2, se propondrá un índice de recuento de la presencia de </w:t>
      </w:r>
      <w:r w:rsidRPr="00C85498">
        <w:rPr>
          <w:rFonts w:ascii="Times New Roman" w:hAnsi="Times New Roman" w:cs="Times New Roman"/>
          <w:i/>
        </w:rPr>
        <w:t xml:space="preserve">al menos una expresión </w:t>
      </w:r>
      <w:r w:rsidRPr="00C85498">
        <w:rPr>
          <w:rFonts w:ascii="Times New Roman" w:hAnsi="Times New Roman" w:cs="Times New Roman"/>
        </w:rPr>
        <w:t>de la precariedad, cualquiera sea su forma particular</w:t>
      </w:r>
      <w:r w:rsidRPr="00C85498">
        <w:rPr>
          <w:rStyle w:val="Refdenotaalpie"/>
          <w:rFonts w:ascii="Times New Roman" w:hAnsi="Times New Roman" w:cs="Times New Roman"/>
        </w:rPr>
        <w:footnoteReference w:id="13"/>
      </w:r>
      <w:r w:rsidRPr="00C85498">
        <w:rPr>
          <w:rFonts w:ascii="Times New Roman" w:hAnsi="Times New Roman" w:cs="Times New Roman"/>
        </w:rPr>
        <w:t xml:space="preserve">. Es decir, para cada perfil </w:t>
      </w:r>
      <w:ins w:id="194" w:author="GRA�A JUAN MARTIN" w:date="2021-06-11T14:42:00Z">
        <w:r w:rsidR="00442599">
          <w:rPr>
            <w:rFonts w:ascii="Times New Roman" w:hAnsi="Times New Roman" w:cs="Times New Roman"/>
          </w:rPr>
          <w:t>de</w:t>
        </w:r>
      </w:ins>
      <w:del w:id="195" w:author="GRA�A JUAN MARTIN" w:date="2021-06-11T14:42:00Z">
        <w:r w:rsidRPr="00C85498" w:rsidDel="00442599">
          <w:rPr>
            <w:rFonts w:ascii="Times New Roman" w:hAnsi="Times New Roman" w:cs="Times New Roman"/>
          </w:rPr>
          <w:delText>y en cada uno de los países</w:delText>
        </w:r>
      </w:del>
      <w:ins w:id="196" w:author="GRA�A JUAN MARTIN" w:date="2021-06-11T14:42:00Z">
        <w:r w:rsidR="00442599">
          <w:rPr>
            <w:rFonts w:ascii="Times New Roman" w:hAnsi="Times New Roman" w:cs="Times New Roman"/>
          </w:rPr>
          <w:t xml:space="preserve"> </w:t>
        </w:r>
        <w:del w:id="197" w:author="Guido Weksler" w:date="2021-06-11T16:35:00Z">
          <w:r w:rsidR="00442599" w:rsidDel="00DF5BDB">
            <w:rPr>
              <w:rFonts w:ascii="Times New Roman" w:hAnsi="Times New Roman" w:cs="Times New Roman"/>
            </w:rPr>
            <w:delText xml:space="preserve">de </w:delText>
          </w:r>
        </w:del>
        <w:r w:rsidR="00442599">
          <w:rPr>
            <w:rFonts w:ascii="Times New Roman" w:hAnsi="Times New Roman" w:cs="Times New Roman"/>
          </w:rPr>
          <w:t>cada país</w:t>
        </w:r>
      </w:ins>
      <w:r w:rsidRPr="00C85498">
        <w:rPr>
          <w:rFonts w:ascii="Times New Roman" w:hAnsi="Times New Roman" w:cs="Times New Roman"/>
        </w:rPr>
        <w:t>, se construirá el indicador como el cociente entre los asalariados que manifiesten al menos una de estas expresiones, y el total de asalariados del perfil. En otras palabras, el complemento de este indicador expresaría el porcentaje de asalariados que no presentan ninguna de las expresiones de la precariedad relevadas en las respectivas encuestas. Aunque para el caso de Argentina entran en juego más expresiones a evaluar, entendemos que esto no sobreestima su nivel de precariedad ya que, en los demás países, la ausencia de registro en la seguridad social no existe de manera generalizada, aspecto que se refleja en su falta de relevamiento en las encuestas del mercado laboral. En el caso de Estados Unidos, sí resulta plausible que la ausencia de la expresión del empleo por tiempo determinado subestime en alguna medida el nivel de precariedad</w:t>
      </w:r>
      <w:r w:rsidRPr="00C85498">
        <w:rPr>
          <w:rStyle w:val="Refdenotaalpie"/>
          <w:rFonts w:ascii="Times New Roman" w:hAnsi="Times New Roman" w:cs="Times New Roman"/>
        </w:rPr>
        <w:footnoteReference w:id="14"/>
      </w:r>
      <w:r w:rsidRPr="00C85498">
        <w:rPr>
          <w:rFonts w:ascii="Times New Roman" w:hAnsi="Times New Roman" w:cs="Times New Roman"/>
        </w:rPr>
        <w:t>.</w:t>
      </w:r>
    </w:p>
    <w:p w14:paraId="05C2CE95" w14:textId="6F05BD23" w:rsidR="00A835C3" w:rsidRPr="00C85498" w:rsidRDefault="008454A4"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A la hora de </w:t>
      </w:r>
      <w:r w:rsidR="00162D91" w:rsidRPr="00C85498">
        <w:rPr>
          <w:rFonts w:ascii="Times New Roman" w:hAnsi="Times New Roman" w:cs="Times New Roman"/>
        </w:rPr>
        <w:t>analizar los ingresos</w:t>
      </w:r>
      <w:r w:rsidR="007C5EA9" w:rsidRPr="00C85498">
        <w:rPr>
          <w:rFonts w:ascii="Times New Roman" w:hAnsi="Times New Roman" w:cs="Times New Roman"/>
        </w:rPr>
        <w:t xml:space="preserve"> </w:t>
      </w:r>
      <w:r w:rsidR="00A835C3" w:rsidRPr="00C85498">
        <w:rPr>
          <w:rFonts w:ascii="Times New Roman" w:hAnsi="Times New Roman" w:cs="Times New Roman"/>
        </w:rPr>
        <w:t xml:space="preserve">se realizará </w:t>
      </w:r>
      <w:r w:rsidR="007C5EA9" w:rsidRPr="00C85498">
        <w:rPr>
          <w:rFonts w:ascii="Times New Roman" w:hAnsi="Times New Roman" w:cs="Times New Roman"/>
        </w:rPr>
        <w:t xml:space="preserve">primero </w:t>
      </w:r>
      <w:r w:rsidR="00A835C3" w:rsidRPr="00C85498">
        <w:rPr>
          <w:rFonts w:ascii="Times New Roman" w:hAnsi="Times New Roman" w:cs="Times New Roman"/>
        </w:rPr>
        <w:t xml:space="preserve">una </w:t>
      </w:r>
      <w:r w:rsidRPr="00C85498">
        <w:rPr>
          <w:rFonts w:ascii="Times New Roman" w:hAnsi="Times New Roman" w:cs="Times New Roman"/>
        </w:rPr>
        <w:t xml:space="preserve">estimación </w:t>
      </w:r>
      <w:r w:rsidR="00A835C3" w:rsidRPr="00C85498">
        <w:rPr>
          <w:rFonts w:ascii="Times New Roman" w:hAnsi="Times New Roman" w:cs="Times New Roman"/>
        </w:rPr>
        <w:t xml:space="preserve">del </w:t>
      </w:r>
      <w:r w:rsidR="007C5EA9" w:rsidRPr="00C85498">
        <w:rPr>
          <w:rFonts w:ascii="Times New Roman" w:hAnsi="Times New Roman" w:cs="Times New Roman"/>
        </w:rPr>
        <w:t xml:space="preserve">decil promedio de </w:t>
      </w:r>
      <w:r w:rsidRPr="00C85498">
        <w:rPr>
          <w:rFonts w:ascii="Times New Roman" w:hAnsi="Times New Roman" w:cs="Times New Roman"/>
        </w:rPr>
        <w:t xml:space="preserve">pertenencia de los asalariados </w:t>
      </w:r>
      <w:r w:rsidR="00311707" w:rsidRPr="00C85498">
        <w:rPr>
          <w:rFonts w:ascii="Times New Roman" w:hAnsi="Times New Roman" w:cs="Times New Roman"/>
        </w:rPr>
        <w:t xml:space="preserve">de </w:t>
      </w:r>
      <w:r w:rsidR="007C5EA9" w:rsidRPr="00C85498">
        <w:rPr>
          <w:rFonts w:ascii="Times New Roman" w:hAnsi="Times New Roman" w:cs="Times New Roman"/>
        </w:rPr>
        <w:t>cada perfil</w:t>
      </w:r>
      <w:r w:rsidR="00311707" w:rsidRPr="00C85498">
        <w:rPr>
          <w:rFonts w:ascii="Times New Roman" w:hAnsi="Times New Roman" w:cs="Times New Roman"/>
        </w:rPr>
        <w:t xml:space="preserve"> en la distribución del ingreso asalariado de su propio país, lo que dará cuenta la estratificación nacional en torno a los perfiles</w:t>
      </w:r>
      <w:r w:rsidR="00311707" w:rsidRPr="00C85498">
        <w:rPr>
          <w:rStyle w:val="Refdenotaalpie"/>
          <w:rFonts w:ascii="Times New Roman" w:hAnsi="Times New Roman" w:cs="Times New Roman"/>
        </w:rPr>
        <w:footnoteReference w:id="15"/>
      </w:r>
      <w:r w:rsidR="00162D91" w:rsidRPr="00C85498">
        <w:rPr>
          <w:rFonts w:ascii="Times New Roman" w:hAnsi="Times New Roman" w:cs="Times New Roman"/>
        </w:rPr>
        <w:t>.</w:t>
      </w:r>
      <w:r w:rsidR="008B49CF" w:rsidRPr="00C85498">
        <w:rPr>
          <w:rFonts w:ascii="Times New Roman" w:hAnsi="Times New Roman" w:cs="Times New Roman"/>
        </w:rPr>
        <w:t xml:space="preserve"> </w:t>
      </w:r>
      <w:r w:rsidR="00311707" w:rsidRPr="00C85498">
        <w:rPr>
          <w:rFonts w:ascii="Times New Roman" w:hAnsi="Times New Roman" w:cs="Times New Roman"/>
        </w:rPr>
        <w:t xml:space="preserve">Luego, para realizar una comparación internacional </w:t>
      </w:r>
      <w:r w:rsidR="00162D91" w:rsidRPr="00C85498">
        <w:rPr>
          <w:rFonts w:ascii="Times New Roman" w:hAnsi="Times New Roman" w:cs="Times New Roman"/>
        </w:rPr>
        <w:t xml:space="preserve">se </w:t>
      </w:r>
      <w:r w:rsidR="00311707" w:rsidRPr="00C85498">
        <w:rPr>
          <w:rFonts w:ascii="Times New Roman" w:hAnsi="Times New Roman" w:cs="Times New Roman"/>
        </w:rPr>
        <w:t>estim</w:t>
      </w:r>
      <w:r w:rsidR="00C169F8" w:rsidRPr="00C85498">
        <w:rPr>
          <w:rFonts w:ascii="Times New Roman" w:hAnsi="Times New Roman" w:cs="Times New Roman"/>
        </w:rPr>
        <w:t>ará</w:t>
      </w:r>
      <w:r w:rsidR="00311707" w:rsidRPr="00C85498">
        <w:rPr>
          <w:rFonts w:ascii="Times New Roman" w:hAnsi="Times New Roman" w:cs="Times New Roman"/>
        </w:rPr>
        <w:t xml:space="preserve"> un salario promedio por perfil</w:t>
      </w:r>
      <w:r w:rsidR="00311707" w:rsidRPr="00C85498">
        <w:rPr>
          <w:rStyle w:val="Refdenotaalpie"/>
          <w:rFonts w:ascii="Times New Roman" w:hAnsi="Times New Roman" w:cs="Times New Roman"/>
        </w:rPr>
        <w:footnoteReference w:id="16"/>
      </w:r>
      <w:r w:rsidR="00311707" w:rsidRPr="00C85498">
        <w:rPr>
          <w:rFonts w:ascii="Times New Roman" w:hAnsi="Times New Roman" w:cs="Times New Roman"/>
        </w:rPr>
        <w:t xml:space="preserve">, </w:t>
      </w:r>
      <w:r w:rsidR="00A835C3" w:rsidRPr="00C85498">
        <w:rPr>
          <w:rFonts w:ascii="Times New Roman" w:hAnsi="Times New Roman" w:cs="Times New Roman"/>
        </w:rPr>
        <w:t>transformando las monedas nacionales hacia unidades de Paridad de Poder Adquisitivo</w:t>
      </w:r>
      <w:r w:rsidR="003B3EF6" w:rsidRPr="00C85498">
        <w:rPr>
          <w:rFonts w:ascii="Times New Roman" w:hAnsi="Times New Roman" w:cs="Times New Roman"/>
        </w:rPr>
        <w:t xml:space="preserve"> (PPA)</w:t>
      </w:r>
      <w:r w:rsidR="00B437A6" w:rsidRPr="00C85498">
        <w:rPr>
          <w:rFonts w:ascii="Times New Roman" w:hAnsi="Times New Roman" w:cs="Times New Roman"/>
        </w:rPr>
        <w:t xml:space="preserve"> del </w:t>
      </w:r>
      <w:r w:rsidR="00B437A6" w:rsidRPr="00C85498">
        <w:rPr>
          <w:rFonts w:ascii="Times New Roman" w:hAnsi="Times New Roman" w:cs="Times New Roman"/>
          <w:i/>
          <w:iCs/>
        </w:rPr>
        <w:t xml:space="preserve">benchmark </w:t>
      </w:r>
      <w:r w:rsidR="00B437A6" w:rsidRPr="00C85498">
        <w:rPr>
          <w:rFonts w:ascii="Times New Roman" w:hAnsi="Times New Roman" w:cs="Times New Roman"/>
        </w:rPr>
        <w:t>2017 del Banco Mundial</w:t>
      </w:r>
      <w:r w:rsidR="00C0005E" w:rsidRPr="00C85498">
        <w:rPr>
          <w:rFonts w:ascii="Times New Roman" w:hAnsi="Times New Roman" w:cs="Times New Roman"/>
        </w:rPr>
        <w:t>.</w:t>
      </w:r>
      <w:r w:rsidR="00A835C3" w:rsidRPr="00C85498">
        <w:rPr>
          <w:rFonts w:ascii="Times New Roman" w:hAnsi="Times New Roman" w:cs="Times New Roman"/>
        </w:rPr>
        <w:t xml:space="preserve"> </w:t>
      </w:r>
      <w:r w:rsidR="00C0005E" w:rsidRPr="00C85498">
        <w:rPr>
          <w:rFonts w:ascii="Times New Roman" w:hAnsi="Times New Roman" w:cs="Times New Roman"/>
        </w:rPr>
        <w:t xml:space="preserve">Siguiendo a </w:t>
      </w:r>
      <w:r w:rsidR="00C0005E" w:rsidRPr="00C85498">
        <w:rPr>
          <w:rFonts w:ascii="Times New Roman" w:hAnsi="Times New Roman" w:cs="Times New Roman"/>
        </w:rPr>
        <w:lastRenderedPageBreak/>
        <w:t xml:space="preserve">Freeman y </w:t>
      </w:r>
      <w:proofErr w:type="spellStart"/>
      <w:r w:rsidR="00C0005E" w:rsidRPr="00C85498">
        <w:rPr>
          <w:rFonts w:ascii="Times New Roman" w:hAnsi="Times New Roman" w:cs="Times New Roman"/>
        </w:rPr>
        <w:t>Oostendrop</w:t>
      </w:r>
      <w:proofErr w:type="spellEnd"/>
      <w:r w:rsidR="00C0005E" w:rsidRPr="00C85498">
        <w:rPr>
          <w:rFonts w:ascii="Times New Roman" w:hAnsi="Times New Roman" w:cs="Times New Roman"/>
        </w:rPr>
        <w:t xml:space="preserve"> (2000), con ello se buscará reflejar</w:t>
      </w:r>
      <w:r w:rsidR="00A835C3" w:rsidRPr="00C85498">
        <w:rPr>
          <w:rFonts w:ascii="Times New Roman" w:hAnsi="Times New Roman" w:cs="Times New Roman"/>
        </w:rPr>
        <w:t xml:space="preserve"> los diferenciales en los estándares de vida que trabajadores de</w:t>
      </w:r>
      <w:r w:rsidR="00C0005E" w:rsidRPr="00C85498">
        <w:rPr>
          <w:rFonts w:ascii="Times New Roman" w:hAnsi="Times New Roman" w:cs="Times New Roman"/>
        </w:rPr>
        <w:t xml:space="preserve"> calificaciones similares</w:t>
      </w:r>
      <w:r w:rsidR="00A835C3" w:rsidRPr="00C85498">
        <w:rPr>
          <w:rFonts w:ascii="Times New Roman" w:hAnsi="Times New Roman" w:cs="Times New Roman"/>
        </w:rPr>
        <w:t xml:space="preserve"> pueden alcanzar </w:t>
      </w:r>
      <w:r w:rsidR="00C0005E" w:rsidRPr="00C85498">
        <w:rPr>
          <w:rFonts w:ascii="Times New Roman" w:hAnsi="Times New Roman" w:cs="Times New Roman"/>
        </w:rPr>
        <w:t>en unos y otros países</w:t>
      </w:r>
      <w:r w:rsidR="00C60013" w:rsidRPr="00C85498">
        <w:rPr>
          <w:rFonts w:ascii="Times New Roman" w:hAnsi="Times New Roman" w:cs="Times New Roman"/>
        </w:rPr>
        <w:t>, mostrando las brechas del ingreso laboral</w:t>
      </w:r>
      <w:r w:rsidR="00C0005E" w:rsidRPr="00C85498">
        <w:rPr>
          <w:rFonts w:ascii="Times New Roman" w:hAnsi="Times New Roman" w:cs="Times New Roman"/>
        </w:rPr>
        <w:t>. En este caso, la comparación permitirá también estudiar las diferencias salariales asociadas a la inserción laboral en empresas de distintos tamaños</w:t>
      </w:r>
      <w:r w:rsidR="00C60013" w:rsidRPr="00C85498">
        <w:rPr>
          <w:rFonts w:ascii="Times New Roman" w:hAnsi="Times New Roman" w:cs="Times New Roman"/>
        </w:rPr>
        <w:t xml:space="preserve"> a través del set de países</w:t>
      </w:r>
      <w:r w:rsidR="00C0005E" w:rsidRPr="00C85498">
        <w:rPr>
          <w:rFonts w:ascii="Times New Roman" w:hAnsi="Times New Roman" w:cs="Times New Roman"/>
        </w:rPr>
        <w:t>.</w:t>
      </w:r>
    </w:p>
    <w:p w14:paraId="157F86FD" w14:textId="77777777" w:rsidR="00F92E7D" w:rsidRPr="00C85498" w:rsidRDefault="00F92E7D" w:rsidP="00DA1286">
      <w:pPr>
        <w:spacing w:after="120" w:line="240" w:lineRule="auto"/>
        <w:rPr>
          <w:rFonts w:ascii="Times New Roman" w:hAnsi="Times New Roman" w:cs="Times New Roman"/>
          <w:lang w:val="es-ES"/>
        </w:rPr>
      </w:pPr>
    </w:p>
    <w:p w14:paraId="1598BEB3" w14:textId="628D1754" w:rsidR="00F92415" w:rsidRPr="00C85498" w:rsidRDefault="00702D9A" w:rsidP="00DA1286">
      <w:pPr>
        <w:pStyle w:val="Prrafodelista"/>
        <w:numPr>
          <w:ilvl w:val="0"/>
          <w:numId w:val="1"/>
        </w:numPr>
        <w:spacing w:after="120" w:line="240" w:lineRule="auto"/>
        <w:rPr>
          <w:rFonts w:ascii="Times New Roman" w:hAnsi="Times New Roman" w:cs="Times New Roman"/>
          <w:b/>
          <w:bCs/>
        </w:rPr>
      </w:pPr>
      <w:r>
        <w:rPr>
          <w:rFonts w:ascii="Times New Roman" w:hAnsi="Times New Roman" w:cs="Times New Roman"/>
          <w:b/>
          <w:bCs/>
        </w:rPr>
        <w:t xml:space="preserve">RASGOS GENERALES DE LA </w:t>
      </w:r>
      <w:del w:id="198" w:author="GRA�A JUAN MARTIN" w:date="2021-06-11T14:42:00Z">
        <w:r w:rsidDel="00776519">
          <w:rPr>
            <w:rFonts w:ascii="Times New Roman" w:hAnsi="Times New Roman" w:cs="Times New Roman"/>
            <w:b/>
            <w:bCs/>
          </w:rPr>
          <w:delText>PRECARIEDAD</w:delText>
        </w:r>
      </w:del>
      <w:ins w:id="199" w:author="GRA�A JUAN MARTIN" w:date="2021-06-11T14:42:00Z">
        <w:r w:rsidR="00776519">
          <w:rPr>
            <w:rFonts w:ascii="Times New Roman" w:hAnsi="Times New Roman" w:cs="Times New Roman"/>
            <w:b/>
            <w:bCs/>
          </w:rPr>
          <w:t>CALIDAD DEL EMP</w:t>
        </w:r>
      </w:ins>
      <w:ins w:id="200" w:author="GRA�A JUAN MARTIN" w:date="2021-06-11T14:43:00Z">
        <w:r w:rsidR="00776519">
          <w:rPr>
            <w:rFonts w:ascii="Times New Roman" w:hAnsi="Times New Roman" w:cs="Times New Roman"/>
            <w:b/>
            <w:bCs/>
          </w:rPr>
          <w:t>LEO</w:t>
        </w:r>
      </w:ins>
    </w:p>
    <w:p w14:paraId="67CAE060" w14:textId="4A35D7CF" w:rsidR="0026085C" w:rsidRPr="00C85498" w:rsidRDefault="0026085C"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este apartado </w:t>
      </w:r>
      <w:r w:rsidR="005E1F2D" w:rsidRPr="00C85498">
        <w:rPr>
          <w:rFonts w:ascii="Times New Roman" w:hAnsi="Times New Roman" w:cs="Times New Roman"/>
        </w:rPr>
        <w:t>presentamos</w:t>
      </w:r>
      <w:r w:rsidRPr="00C85498">
        <w:rPr>
          <w:rFonts w:ascii="Times New Roman" w:hAnsi="Times New Roman" w:cs="Times New Roman"/>
        </w:rPr>
        <w:t xml:space="preserve"> la información empírica proveniente de las encuestas de hogares para los países seleccionados.</w:t>
      </w:r>
      <w:r w:rsidR="00747D49" w:rsidRPr="00C85498">
        <w:rPr>
          <w:rFonts w:ascii="Times New Roman" w:hAnsi="Times New Roman" w:cs="Times New Roman"/>
        </w:rPr>
        <w:t xml:space="preserve"> </w:t>
      </w:r>
      <w:r w:rsidR="00A574A8" w:rsidRPr="00C85498">
        <w:rPr>
          <w:rFonts w:ascii="Times New Roman" w:hAnsi="Times New Roman" w:cs="Times New Roman"/>
        </w:rPr>
        <w:t>Pero, p</w:t>
      </w:r>
      <w:r w:rsidR="00747D49" w:rsidRPr="00C85498">
        <w:rPr>
          <w:rFonts w:ascii="Times New Roman" w:hAnsi="Times New Roman" w:cs="Times New Roman"/>
        </w:rPr>
        <w:t xml:space="preserve">ara comenzar, situaremos los países elegidos en relación </w:t>
      </w:r>
      <w:r w:rsidR="00A574A8" w:rsidRPr="00C85498">
        <w:rPr>
          <w:rFonts w:ascii="Times New Roman" w:hAnsi="Times New Roman" w:cs="Times New Roman"/>
        </w:rPr>
        <w:t>con</w:t>
      </w:r>
      <w:r w:rsidR="00747D49" w:rsidRPr="00C85498">
        <w:rPr>
          <w:rFonts w:ascii="Times New Roman" w:hAnsi="Times New Roman" w:cs="Times New Roman"/>
        </w:rPr>
        <w:t xml:space="preserve"> su productividad y </w:t>
      </w:r>
      <w:r w:rsidR="005D77F6" w:rsidRPr="00C85498">
        <w:rPr>
          <w:rFonts w:ascii="Times New Roman" w:hAnsi="Times New Roman" w:cs="Times New Roman"/>
        </w:rPr>
        <w:t>nivel salarial</w:t>
      </w:r>
      <w:r w:rsidR="00A574A8" w:rsidRPr="00C85498">
        <w:rPr>
          <w:rFonts w:ascii="Times New Roman" w:hAnsi="Times New Roman" w:cs="Times New Roman"/>
        </w:rPr>
        <w:t xml:space="preserve"> promedio</w:t>
      </w:r>
      <w:r w:rsidR="00747D49" w:rsidRPr="00C85498">
        <w:rPr>
          <w:rFonts w:ascii="Times New Roman" w:hAnsi="Times New Roman" w:cs="Times New Roman"/>
        </w:rPr>
        <w:t>, como forma de establecer las condiciones generales en las que se desenvuelven los mercados de trabajo de cada país.</w:t>
      </w:r>
      <w:r w:rsidRPr="00C85498">
        <w:rPr>
          <w:rFonts w:ascii="Times New Roman" w:hAnsi="Times New Roman" w:cs="Times New Roman"/>
        </w:rPr>
        <w:t xml:space="preserve"> </w:t>
      </w:r>
      <w:r w:rsidR="00747D49" w:rsidRPr="00C85498">
        <w:rPr>
          <w:rFonts w:ascii="Times New Roman" w:hAnsi="Times New Roman" w:cs="Times New Roman"/>
        </w:rPr>
        <w:t>Luego presentaremos</w:t>
      </w:r>
      <w:r w:rsidRPr="00C85498">
        <w:rPr>
          <w:rFonts w:ascii="Times New Roman" w:hAnsi="Times New Roman" w:cs="Times New Roman"/>
        </w:rPr>
        <w:t xml:space="preserve"> los perfiles</w:t>
      </w:r>
      <w:r w:rsidR="00747D49" w:rsidRPr="00C85498">
        <w:rPr>
          <w:rFonts w:ascii="Times New Roman" w:hAnsi="Times New Roman" w:cs="Times New Roman"/>
        </w:rPr>
        <w:t xml:space="preserve"> construidos según la calificación del puesto y el tamaño del establecimiento</w:t>
      </w:r>
      <w:r w:rsidRPr="00C85498">
        <w:rPr>
          <w:rFonts w:ascii="Times New Roman" w:hAnsi="Times New Roman" w:cs="Times New Roman"/>
        </w:rPr>
        <w:t xml:space="preserve">, </w:t>
      </w:r>
      <w:r w:rsidR="00747D49" w:rsidRPr="00C85498">
        <w:rPr>
          <w:rFonts w:ascii="Times New Roman" w:hAnsi="Times New Roman" w:cs="Times New Roman"/>
        </w:rPr>
        <w:t>para evaluar</w:t>
      </w:r>
      <w:r w:rsidRPr="00C85498">
        <w:rPr>
          <w:rFonts w:ascii="Times New Roman" w:hAnsi="Times New Roman" w:cs="Times New Roman"/>
        </w:rPr>
        <w:t xml:space="preserve"> la desocupación, precariedad e ingresos de cada uno de ellos. </w:t>
      </w:r>
    </w:p>
    <w:p w14:paraId="4F7472E4" w14:textId="77777777" w:rsidR="0026085C" w:rsidRPr="00C85498" w:rsidRDefault="0026085C" w:rsidP="00DA1286">
      <w:pPr>
        <w:spacing w:after="120" w:line="240" w:lineRule="auto"/>
        <w:rPr>
          <w:rFonts w:ascii="Times New Roman" w:hAnsi="Times New Roman" w:cs="Times New Roman"/>
        </w:rPr>
      </w:pPr>
    </w:p>
    <w:p w14:paraId="0C5FEA3F" w14:textId="4F3ED6E6" w:rsidR="00197603" w:rsidRPr="00702D9A" w:rsidRDefault="00197603"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Coordenadas generales de las condiciones de empleo</w:t>
      </w:r>
    </w:p>
    <w:p w14:paraId="4D90764D" w14:textId="496B2145" w:rsidR="0026085C" w:rsidRDefault="0026085C"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el Gráfico 1</w:t>
      </w:r>
      <w:r w:rsidR="0046107F" w:rsidRPr="00C85498">
        <w:rPr>
          <w:rFonts w:ascii="Times New Roman" w:hAnsi="Times New Roman" w:cs="Times New Roman"/>
        </w:rPr>
        <w:t xml:space="preserve"> se presenta el salario promedio</w:t>
      </w:r>
      <w:r w:rsidRPr="00C85498">
        <w:rPr>
          <w:rFonts w:ascii="Times New Roman" w:hAnsi="Times New Roman" w:cs="Times New Roman"/>
        </w:rPr>
        <w:t xml:space="preserve"> y </w:t>
      </w:r>
      <w:r w:rsidR="0046107F" w:rsidRPr="00C85498">
        <w:rPr>
          <w:rFonts w:ascii="Times New Roman" w:hAnsi="Times New Roman" w:cs="Times New Roman"/>
        </w:rPr>
        <w:t xml:space="preserve">el nivel de </w:t>
      </w:r>
      <w:r w:rsidRPr="00C85498">
        <w:rPr>
          <w:rFonts w:ascii="Times New Roman" w:hAnsi="Times New Roman" w:cs="Times New Roman"/>
        </w:rPr>
        <w:t xml:space="preserve">productividad </w:t>
      </w:r>
      <w:r w:rsidR="00257865">
        <w:rPr>
          <w:rFonts w:ascii="Times New Roman" w:hAnsi="Times New Roman" w:cs="Times New Roman"/>
        </w:rPr>
        <w:t xml:space="preserve">–entendido como valor agregado por ocupado- </w:t>
      </w:r>
      <w:r w:rsidRPr="00C85498">
        <w:rPr>
          <w:rFonts w:ascii="Times New Roman" w:hAnsi="Times New Roman" w:cs="Times New Roman"/>
        </w:rPr>
        <w:t>de un grupo de países más amplio del que trabajar</w:t>
      </w:r>
      <w:r w:rsidR="0046107F" w:rsidRPr="00C85498">
        <w:rPr>
          <w:rFonts w:ascii="Times New Roman" w:hAnsi="Times New Roman" w:cs="Times New Roman"/>
        </w:rPr>
        <w:t>emos</w:t>
      </w:r>
      <w:r w:rsidRPr="00C85498">
        <w:rPr>
          <w:rFonts w:ascii="Times New Roman" w:hAnsi="Times New Roman" w:cs="Times New Roman"/>
        </w:rPr>
        <w:t xml:space="preserve"> posteriormente (los </w:t>
      </w:r>
      <w:r w:rsidR="00254446" w:rsidRPr="00C85498">
        <w:rPr>
          <w:rFonts w:ascii="Times New Roman" w:hAnsi="Times New Roman" w:cs="Times New Roman"/>
        </w:rPr>
        <w:t xml:space="preserve">países elegidos </w:t>
      </w:r>
      <w:r w:rsidRPr="00C85498">
        <w:rPr>
          <w:rFonts w:ascii="Times New Roman" w:hAnsi="Times New Roman" w:cs="Times New Roman"/>
        </w:rPr>
        <w:t>se destacan en color rojo)</w:t>
      </w:r>
      <w:r w:rsidR="00AB7A4D">
        <w:rPr>
          <w:rFonts w:ascii="Times New Roman" w:hAnsi="Times New Roman" w:cs="Times New Roman"/>
        </w:rPr>
        <w:t>, expresados</w:t>
      </w:r>
      <w:r w:rsidR="0046107F" w:rsidRPr="00C85498">
        <w:rPr>
          <w:rFonts w:ascii="Times New Roman" w:hAnsi="Times New Roman" w:cs="Times New Roman"/>
        </w:rPr>
        <w:t xml:space="preserve"> en términos relativos a Estados Unidos</w:t>
      </w:r>
      <w:r w:rsidRPr="00C85498">
        <w:rPr>
          <w:rFonts w:ascii="Times New Roman" w:hAnsi="Times New Roman" w:cs="Times New Roman"/>
        </w:rPr>
        <w:t xml:space="preserve">. </w:t>
      </w:r>
    </w:p>
    <w:p w14:paraId="6710C52B" w14:textId="77777777" w:rsidR="00FE0204" w:rsidRPr="00C85498" w:rsidRDefault="00FE0204" w:rsidP="00FE0204">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virtud de lo desarrollado en el apartado 2, en términos generales es posible identificar que las condiciones productivas de cada uno de los países determinan a grandes rasgos el nivel salarial que la valorización de las empresas permite sostener. La disposición de los países en torno a estas dos variables se acerca notablemente a una recta de 45 grados, donde una mayor productividad se condice con un mayor salario promedio</w:t>
      </w:r>
      <w:commentRangeStart w:id="201"/>
      <w:r w:rsidRPr="00C85498">
        <w:rPr>
          <w:rStyle w:val="Refdenotaalpie"/>
          <w:rFonts w:ascii="Times New Roman" w:hAnsi="Times New Roman" w:cs="Times New Roman"/>
        </w:rPr>
        <w:footnoteReference w:id="17"/>
      </w:r>
      <w:commentRangeEnd w:id="201"/>
      <w:r w:rsidR="00776519">
        <w:rPr>
          <w:rStyle w:val="Refdecomentario"/>
        </w:rPr>
        <w:commentReference w:id="201"/>
      </w:r>
      <w:r w:rsidRPr="00C85498">
        <w:rPr>
          <w:rFonts w:ascii="Times New Roman" w:hAnsi="Times New Roman" w:cs="Times New Roman"/>
        </w:rPr>
        <w:t xml:space="preserve">. Como se presentará luego, estas diferencias en el salario promedio no obedecen </w:t>
      </w:r>
      <w:r w:rsidRPr="00C85498">
        <w:rPr>
          <w:rFonts w:ascii="Times New Roman" w:hAnsi="Times New Roman" w:cs="Times New Roman"/>
          <w:i/>
        </w:rPr>
        <w:t>únicamente</w:t>
      </w:r>
      <w:r w:rsidRPr="00C85498">
        <w:rPr>
          <w:rFonts w:ascii="Times New Roman" w:hAnsi="Times New Roman" w:cs="Times New Roman"/>
        </w:rPr>
        <w:t xml:space="preserve"> a la estructura de empresas (medias o pequeñas) y a las calificaciones de los puestos de trabajo de estos países, sino que se observan importantes diferencias de salario a nivel internacional, incluso al interior de cada uno de los perfiles construidos.</w:t>
      </w:r>
    </w:p>
    <w:p w14:paraId="43AC0E2D" w14:textId="5A6B26C5" w:rsidR="0026085C" w:rsidRDefault="0026085C"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r w:rsidRPr="00C85498">
        <w:rPr>
          <w:rFonts w:ascii="Times New Roman" w:hAnsi="Times New Roman" w:cs="Times New Roman"/>
          <w:b/>
          <w:bCs/>
        </w:rPr>
        <w:t xml:space="preserve">Gráfico 1. Salario promedio y productividad relativa en paridad de poder adquisitivo </w:t>
      </w:r>
      <w:r w:rsidR="00CB5763" w:rsidRPr="00C85498">
        <w:rPr>
          <w:rFonts w:ascii="Times New Roman" w:hAnsi="Times New Roman" w:cs="Times New Roman"/>
          <w:b/>
          <w:bCs/>
        </w:rPr>
        <w:t>respecto a</w:t>
      </w:r>
      <w:r w:rsidRPr="00C85498">
        <w:rPr>
          <w:rFonts w:ascii="Times New Roman" w:hAnsi="Times New Roman" w:cs="Times New Roman"/>
          <w:b/>
          <w:bCs/>
        </w:rPr>
        <w:t xml:space="preserve"> Estados Unidos. Año 201</w:t>
      </w:r>
      <w:r w:rsidR="00CB5763" w:rsidRPr="00C85498">
        <w:rPr>
          <w:rFonts w:ascii="Times New Roman" w:hAnsi="Times New Roman" w:cs="Times New Roman"/>
          <w:b/>
          <w:bCs/>
        </w:rPr>
        <w:t>7</w:t>
      </w:r>
      <w:r w:rsidR="00CB5763" w:rsidRPr="00C85498">
        <w:rPr>
          <w:rStyle w:val="Refdenotaalpie"/>
          <w:rFonts w:ascii="Times New Roman" w:hAnsi="Times New Roman" w:cs="Times New Roman"/>
          <w:b/>
          <w:bCs/>
        </w:rPr>
        <w:footnoteReference w:id="18"/>
      </w:r>
      <w:r w:rsidRPr="00C85498">
        <w:rPr>
          <w:rFonts w:ascii="Times New Roman" w:hAnsi="Times New Roman" w:cs="Times New Roman"/>
          <w:b/>
          <w:bCs/>
        </w:rPr>
        <w:t>.</w:t>
      </w:r>
      <w:r w:rsidR="002D1B85" w:rsidRPr="00C85498">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33F0391A" w14:textId="3F11BC9C" w:rsidR="00694739" w:rsidRPr="00694739" w:rsidRDefault="00A46C91"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r>
        <w:rPr>
          <w:rFonts w:ascii="Times New Roman" w:eastAsia="Times New Roman" w:hAnsi="Times New Roman" w:cs="Times New Roman"/>
          <w:noProof/>
          <w:w w:val="0"/>
          <w:sz w:val="0"/>
          <w:szCs w:val="0"/>
          <w:u w:color="000000"/>
          <w:bdr w:val="none" w:sz="0" w:space="0" w:color="000000"/>
          <w:shd w:val="clear" w:color="000000" w:fill="000000"/>
          <w:lang w:eastAsia="es-AR"/>
        </w:rPr>
        <w:lastRenderedPageBreak/>
        <w:drawing>
          <wp:inline distT="0" distB="0" distL="0" distR="0" wp14:anchorId="30370532" wp14:editId="5A1F01B7">
            <wp:extent cx="5762445" cy="4446743"/>
            <wp:effectExtent l="0" t="0" r="0" b="0"/>
            <wp:docPr id="4" name="Imagen 4" descr="C:\Users\usuario\Desktop\Repositorios\Economia\Precariedad Mundial\precariedad.mundial\Resultados\productividad_salarios_GW_fil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Repositorios\Economia\Precariedad Mundial\precariedad.mundial\Resultados\productividad_salarios_GW_filtrado.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84"/>
                    <a:stretch/>
                  </pic:blipFill>
                  <pic:spPr bwMode="auto">
                    <a:xfrm>
                      <a:off x="0" y="0"/>
                      <a:ext cx="5764435" cy="4448278"/>
                    </a:xfrm>
                    <a:prstGeom prst="rect">
                      <a:avLst/>
                    </a:prstGeom>
                    <a:noFill/>
                    <a:ln>
                      <a:noFill/>
                    </a:ln>
                    <a:extLst>
                      <a:ext uri="{53640926-AAD7-44D8-BBD7-CCE9431645EC}">
                        <a14:shadowObscured xmlns:a14="http://schemas.microsoft.com/office/drawing/2010/main"/>
                      </a:ext>
                    </a:extLst>
                  </pic:spPr>
                </pic:pic>
              </a:graphicData>
            </a:graphic>
          </wp:inline>
        </w:drawing>
      </w:r>
    </w:p>
    <w:p w14:paraId="2838E554" w14:textId="29A83E0C" w:rsidR="008332F7" w:rsidRPr="00C85498" w:rsidRDefault="008332F7"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p>
    <w:p w14:paraId="1DFECD6E" w14:textId="77777777" w:rsidR="008332F7" w:rsidRPr="00C85498" w:rsidRDefault="008332F7" w:rsidP="00DA1286">
      <w:pPr>
        <w:spacing w:after="120" w:line="240" w:lineRule="auto"/>
        <w:rPr>
          <w:rFonts w:ascii="Times New Roman" w:eastAsia="Times New Roman" w:hAnsi="Times New Roman" w:cs="Times New Roman"/>
          <w:snapToGrid w:val="0"/>
          <w:w w:val="0"/>
          <w:sz w:val="0"/>
          <w:szCs w:val="0"/>
          <w:u w:color="000000"/>
          <w:bdr w:val="none" w:sz="0" w:space="0" w:color="000000"/>
          <w:shd w:val="clear" w:color="000000" w:fill="000000"/>
          <w:lang w:val="es-419" w:eastAsia="x-none" w:bidi="x-none"/>
        </w:rPr>
      </w:pPr>
    </w:p>
    <w:p w14:paraId="7DE978B7" w14:textId="0EA4EFDA" w:rsidR="00F20498" w:rsidRPr="00C85498" w:rsidRDefault="00E66E1F" w:rsidP="00DA1286">
      <w:pPr>
        <w:spacing w:after="120" w:line="240" w:lineRule="auto"/>
        <w:jc w:val="center"/>
        <w:rPr>
          <w:rFonts w:ascii="Times New Roman" w:hAnsi="Times New Roman" w:cs="Times New Roman"/>
          <w:bCs/>
          <w:iCs/>
        </w:rPr>
      </w:pPr>
      <w:r w:rsidRPr="00C85498">
        <w:rPr>
          <w:rFonts w:ascii="Times New Roman" w:hAnsi="Times New Roman" w:cs="Times New Roman"/>
          <w:b/>
          <w:iCs/>
        </w:rPr>
        <w:t>Fuente</w:t>
      </w:r>
      <w:r w:rsidR="005271F4" w:rsidRPr="00C85498">
        <w:rPr>
          <w:rFonts w:ascii="Times New Roman" w:hAnsi="Times New Roman" w:cs="Times New Roman"/>
          <w:b/>
          <w:iCs/>
        </w:rPr>
        <w:t>:</w:t>
      </w:r>
      <w:r w:rsidR="005271F4" w:rsidRPr="00C85498">
        <w:rPr>
          <w:rFonts w:ascii="Times New Roman" w:hAnsi="Times New Roman" w:cs="Times New Roman"/>
          <w:bCs/>
          <w:iCs/>
        </w:rPr>
        <w:t xml:space="preserve"> </w:t>
      </w:r>
      <w:r w:rsidR="003B3EF6" w:rsidRPr="00C85498">
        <w:rPr>
          <w:rFonts w:ascii="Times New Roman" w:hAnsi="Times New Roman" w:cs="Times New Roman"/>
          <w:bCs/>
          <w:iCs/>
        </w:rPr>
        <w:t>e</w:t>
      </w:r>
      <w:r w:rsidR="00CB5763" w:rsidRPr="00C85498">
        <w:rPr>
          <w:rFonts w:ascii="Times New Roman" w:hAnsi="Times New Roman" w:cs="Times New Roman"/>
          <w:bCs/>
          <w:iCs/>
        </w:rPr>
        <w:t xml:space="preserve">laboración propia en base a OCDE, Banco Mundial, </w:t>
      </w:r>
      <w:r w:rsidR="0086607F" w:rsidRPr="00C85498">
        <w:rPr>
          <w:rFonts w:ascii="Times New Roman" w:hAnsi="Times New Roman" w:cs="Times New Roman"/>
          <w:bCs/>
          <w:iCs/>
        </w:rPr>
        <w:t xml:space="preserve">e Institutos Nacionales de Estadística </w:t>
      </w:r>
      <w:r w:rsidR="00254446" w:rsidRPr="00C85498">
        <w:rPr>
          <w:rFonts w:ascii="Times New Roman" w:hAnsi="Times New Roman" w:cs="Times New Roman"/>
          <w:bCs/>
          <w:iCs/>
        </w:rPr>
        <w:t xml:space="preserve">para </w:t>
      </w:r>
      <w:r w:rsidR="0086607F" w:rsidRPr="00C85498">
        <w:rPr>
          <w:rFonts w:ascii="Times New Roman" w:hAnsi="Times New Roman" w:cs="Times New Roman"/>
          <w:bCs/>
          <w:iCs/>
        </w:rPr>
        <w:t>países no contemplados en las bases OCDE</w:t>
      </w:r>
      <w:r w:rsidR="009171A0" w:rsidRPr="00C85498">
        <w:rPr>
          <w:rFonts w:ascii="Times New Roman" w:hAnsi="Times New Roman" w:cs="Times New Roman"/>
          <w:bCs/>
          <w:iCs/>
        </w:rPr>
        <w:t>.</w:t>
      </w:r>
    </w:p>
    <w:p w14:paraId="689234E4" w14:textId="77777777" w:rsidR="00A23493" w:rsidRPr="00C85498" w:rsidRDefault="00A23493" w:rsidP="00DA1286">
      <w:pPr>
        <w:spacing w:after="120" w:line="240" w:lineRule="auto"/>
        <w:jc w:val="center"/>
        <w:rPr>
          <w:rFonts w:ascii="Times New Roman" w:hAnsi="Times New Roman" w:cs="Times New Roman"/>
          <w:bCs/>
          <w:iCs/>
        </w:rPr>
      </w:pPr>
    </w:p>
    <w:p w14:paraId="5F6E01BF" w14:textId="42950687" w:rsidR="009C39EF" w:rsidRPr="00C85498" w:rsidRDefault="009C39EF"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Como es conocido, Estados Unidos </w:t>
      </w:r>
      <w:r w:rsidR="00AF569E" w:rsidRPr="00C85498">
        <w:rPr>
          <w:rFonts w:ascii="Times New Roman" w:hAnsi="Times New Roman" w:cs="Times New Roman"/>
        </w:rPr>
        <w:t xml:space="preserve">evidencia </w:t>
      </w:r>
      <w:r w:rsidRPr="00C85498">
        <w:rPr>
          <w:rFonts w:ascii="Times New Roman" w:hAnsi="Times New Roman" w:cs="Times New Roman"/>
        </w:rPr>
        <w:t>un nivel de productividad y salario</w:t>
      </w:r>
      <w:del w:id="202" w:author="Guido Weksler" w:date="2021-06-11T16:36:00Z">
        <w:r w:rsidR="0046107F" w:rsidRPr="00C85498" w:rsidDel="00DF5BDB">
          <w:rPr>
            <w:rFonts w:ascii="Times New Roman" w:hAnsi="Times New Roman" w:cs="Times New Roman"/>
          </w:rPr>
          <w:delText>s</w:delText>
        </w:r>
      </w:del>
      <w:r w:rsidRPr="00C85498">
        <w:rPr>
          <w:rFonts w:ascii="Times New Roman" w:hAnsi="Times New Roman" w:cs="Times New Roman"/>
        </w:rPr>
        <w:t xml:space="preserve"> más elevado</w:t>
      </w:r>
      <w:del w:id="203" w:author="Guido Weksler" w:date="2021-06-11T16:37:00Z">
        <w:r w:rsidR="0046107F" w:rsidRPr="00C85498" w:rsidDel="00DF5BDB">
          <w:rPr>
            <w:rFonts w:ascii="Times New Roman" w:hAnsi="Times New Roman" w:cs="Times New Roman"/>
          </w:rPr>
          <w:delText>s</w:delText>
        </w:r>
      </w:del>
      <w:r w:rsidRPr="00C85498">
        <w:rPr>
          <w:rFonts w:ascii="Times New Roman" w:hAnsi="Times New Roman" w:cs="Times New Roman"/>
        </w:rPr>
        <w:t xml:space="preserve"> </w:t>
      </w:r>
      <w:proofErr w:type="gramStart"/>
      <w:r w:rsidRPr="00C85498">
        <w:rPr>
          <w:rFonts w:ascii="Times New Roman" w:hAnsi="Times New Roman" w:cs="Times New Roman"/>
        </w:rPr>
        <w:t>en relación a</w:t>
      </w:r>
      <w:proofErr w:type="gramEnd"/>
      <w:r w:rsidRPr="00C85498">
        <w:rPr>
          <w:rFonts w:ascii="Times New Roman" w:hAnsi="Times New Roman" w:cs="Times New Roman"/>
        </w:rPr>
        <w:t xml:space="preserve"> los países aquí </w:t>
      </w:r>
      <w:r w:rsidR="00AF569E" w:rsidRPr="00C85498">
        <w:rPr>
          <w:rFonts w:ascii="Times New Roman" w:hAnsi="Times New Roman" w:cs="Times New Roman"/>
        </w:rPr>
        <w:t>presentados</w:t>
      </w:r>
      <w:r w:rsidRPr="00C85498">
        <w:rPr>
          <w:rFonts w:ascii="Times New Roman" w:hAnsi="Times New Roman" w:cs="Times New Roman"/>
        </w:rPr>
        <w:t>. Luego aparecen las economías más grandes de Europa (Alemania</w:t>
      </w:r>
      <w:r w:rsidR="00AF569E" w:rsidRPr="00C85498">
        <w:rPr>
          <w:rFonts w:ascii="Times New Roman" w:hAnsi="Times New Roman" w:cs="Times New Roman"/>
        </w:rPr>
        <w:t xml:space="preserve"> y</w:t>
      </w:r>
      <w:r w:rsidRPr="00C85498">
        <w:rPr>
          <w:rFonts w:ascii="Times New Roman" w:hAnsi="Times New Roman" w:cs="Times New Roman"/>
        </w:rPr>
        <w:t xml:space="preserve"> Francia), seguidas </w:t>
      </w:r>
      <w:r w:rsidR="0046107F" w:rsidRPr="00C85498">
        <w:rPr>
          <w:rFonts w:ascii="Times New Roman" w:hAnsi="Times New Roman" w:cs="Times New Roman"/>
        </w:rPr>
        <w:t>un escalón por detrás</w:t>
      </w:r>
      <w:r w:rsidRPr="00C85498">
        <w:rPr>
          <w:rFonts w:ascii="Times New Roman" w:hAnsi="Times New Roman" w:cs="Times New Roman"/>
        </w:rPr>
        <w:t xml:space="preserve"> por España, Dinamarca</w:t>
      </w:r>
      <w:r w:rsidR="0046107F" w:rsidRPr="00C85498">
        <w:rPr>
          <w:rFonts w:ascii="Times New Roman" w:hAnsi="Times New Roman" w:cs="Times New Roman"/>
        </w:rPr>
        <w:t>, Italia y Reino Unido</w:t>
      </w:r>
      <w:r w:rsidRPr="00C85498">
        <w:rPr>
          <w:rFonts w:ascii="Times New Roman" w:hAnsi="Times New Roman" w:cs="Times New Roman"/>
        </w:rPr>
        <w:t>.</w:t>
      </w:r>
      <w:r w:rsidR="00252D96" w:rsidRPr="00C85498">
        <w:rPr>
          <w:rFonts w:ascii="Times New Roman" w:hAnsi="Times New Roman" w:cs="Times New Roman"/>
        </w:rPr>
        <w:t xml:space="preserve"> </w:t>
      </w:r>
      <w:r w:rsidR="00BA4C1E" w:rsidRPr="00C85498">
        <w:rPr>
          <w:rFonts w:ascii="Times New Roman" w:hAnsi="Times New Roman" w:cs="Times New Roman"/>
        </w:rPr>
        <w:t xml:space="preserve">En lo que sigue, presentaremos la información siguiendo este orden y </w:t>
      </w:r>
      <w:r w:rsidR="00252D96" w:rsidRPr="00C85498">
        <w:rPr>
          <w:rFonts w:ascii="Times New Roman" w:hAnsi="Times New Roman" w:cs="Times New Roman"/>
        </w:rPr>
        <w:t xml:space="preserve">nos referiremos a los países hasta aquí mencionados como </w:t>
      </w:r>
      <w:r w:rsidR="00252D96" w:rsidRPr="00C85498">
        <w:rPr>
          <w:rFonts w:ascii="Times New Roman" w:hAnsi="Times New Roman" w:cs="Times New Roman"/>
          <w:i/>
        </w:rPr>
        <w:t>países de mayor desarrollo productivo</w:t>
      </w:r>
      <w:r w:rsidR="00252D96" w:rsidRPr="00C85498">
        <w:rPr>
          <w:rFonts w:ascii="Times New Roman" w:hAnsi="Times New Roman" w:cs="Times New Roman"/>
        </w:rPr>
        <w:t xml:space="preserve">, aun reconociendo el </w:t>
      </w:r>
      <w:r w:rsidR="00252D96" w:rsidRPr="00C85498">
        <w:rPr>
          <w:rFonts w:ascii="Times New Roman" w:hAnsi="Times New Roman" w:cs="Times New Roman"/>
          <w:i/>
        </w:rPr>
        <w:t>degradé</w:t>
      </w:r>
      <w:r w:rsidR="0046107F" w:rsidRPr="00C85498">
        <w:rPr>
          <w:rFonts w:ascii="Times New Roman" w:hAnsi="Times New Roman" w:cs="Times New Roman"/>
        </w:rPr>
        <w:t xml:space="preserve"> </w:t>
      </w:r>
      <w:r w:rsidR="001A1D6F" w:rsidRPr="00C85498">
        <w:rPr>
          <w:rFonts w:ascii="Times New Roman" w:hAnsi="Times New Roman" w:cs="Times New Roman"/>
        </w:rPr>
        <w:t>en</w:t>
      </w:r>
      <w:r w:rsidR="0046107F" w:rsidRPr="00C85498">
        <w:rPr>
          <w:rFonts w:ascii="Times New Roman" w:hAnsi="Times New Roman" w:cs="Times New Roman"/>
        </w:rPr>
        <w:t xml:space="preserve"> los niveles que </w:t>
      </w:r>
      <w:r w:rsidR="001A1D6F" w:rsidRPr="00C85498">
        <w:rPr>
          <w:rFonts w:ascii="Times New Roman" w:hAnsi="Times New Roman" w:cs="Times New Roman"/>
        </w:rPr>
        <w:t xml:space="preserve">presentan </w:t>
      </w:r>
      <w:r w:rsidR="00252D96" w:rsidRPr="00C85498">
        <w:rPr>
          <w:rFonts w:ascii="Times New Roman" w:hAnsi="Times New Roman" w:cs="Times New Roman"/>
        </w:rPr>
        <w:t xml:space="preserve">estas dos </w:t>
      </w:r>
      <w:r w:rsidR="0046107F" w:rsidRPr="00C85498">
        <w:rPr>
          <w:rFonts w:ascii="Times New Roman" w:hAnsi="Times New Roman" w:cs="Times New Roman"/>
        </w:rPr>
        <w:t>variables</w:t>
      </w:r>
      <w:r w:rsidR="00252D96" w:rsidRPr="00C85498">
        <w:rPr>
          <w:rFonts w:ascii="Times New Roman" w:hAnsi="Times New Roman" w:cs="Times New Roman"/>
        </w:rPr>
        <w:t xml:space="preserve">, </w:t>
      </w:r>
      <w:r w:rsidR="001A1D6F" w:rsidRPr="00C85498">
        <w:rPr>
          <w:rFonts w:ascii="Times New Roman" w:hAnsi="Times New Roman" w:cs="Times New Roman"/>
        </w:rPr>
        <w:t>y las que se analizaran posteriormente</w:t>
      </w:r>
      <w:r w:rsidR="00136028" w:rsidRPr="00C85498">
        <w:rPr>
          <w:rFonts w:ascii="Times New Roman" w:hAnsi="Times New Roman" w:cs="Times New Roman"/>
        </w:rPr>
        <w:t xml:space="preserve"> en cada uno de los países</w:t>
      </w:r>
      <w:r w:rsidR="00252D96" w:rsidRPr="00C85498">
        <w:rPr>
          <w:rStyle w:val="Refdenotaalpie"/>
          <w:rFonts w:ascii="Times New Roman" w:hAnsi="Times New Roman" w:cs="Times New Roman"/>
        </w:rPr>
        <w:footnoteReference w:id="19"/>
      </w:r>
      <w:r w:rsidR="0046107F" w:rsidRPr="00C85498">
        <w:rPr>
          <w:rFonts w:ascii="Times New Roman" w:hAnsi="Times New Roman" w:cs="Times New Roman"/>
          <w:iCs/>
        </w:rPr>
        <w:t>.</w:t>
      </w:r>
      <w:r w:rsidR="001A1D6F" w:rsidRPr="00C85498">
        <w:rPr>
          <w:rFonts w:ascii="Times New Roman" w:hAnsi="Times New Roman" w:cs="Times New Roman"/>
          <w:iCs/>
        </w:rPr>
        <w:t xml:space="preserve"> Este grupo se distinguirá en el análisis de los </w:t>
      </w:r>
      <w:r w:rsidR="001A1D6F" w:rsidRPr="00C85498">
        <w:rPr>
          <w:rFonts w:ascii="Times New Roman" w:hAnsi="Times New Roman" w:cs="Times New Roman"/>
          <w:i/>
          <w:iCs/>
        </w:rPr>
        <w:t xml:space="preserve">países con rezago productivo, </w:t>
      </w:r>
      <w:r w:rsidR="001A1D6F" w:rsidRPr="00C85498">
        <w:rPr>
          <w:rFonts w:ascii="Times New Roman" w:hAnsi="Times New Roman" w:cs="Times New Roman"/>
          <w:iCs/>
        </w:rPr>
        <w:t xml:space="preserve">grupo </w:t>
      </w:r>
      <w:r w:rsidR="00162615" w:rsidRPr="00C85498">
        <w:rPr>
          <w:rFonts w:ascii="Times New Roman" w:hAnsi="Times New Roman" w:cs="Times New Roman"/>
          <w:iCs/>
        </w:rPr>
        <w:t>constituido</w:t>
      </w:r>
      <w:r w:rsidR="001A1D6F" w:rsidRPr="00C85498">
        <w:rPr>
          <w:rFonts w:ascii="Times New Roman" w:hAnsi="Times New Roman" w:cs="Times New Roman"/>
          <w:iCs/>
        </w:rPr>
        <w:t xml:space="preserve"> por </w:t>
      </w:r>
      <w:r w:rsidR="001A1D6F" w:rsidRPr="00C85498">
        <w:rPr>
          <w:rFonts w:ascii="Times New Roman" w:hAnsi="Times New Roman" w:cs="Times New Roman"/>
        </w:rPr>
        <w:t>Grecia, Portugal, Rumania</w:t>
      </w:r>
      <w:r w:rsidR="00AB7A4D">
        <w:rPr>
          <w:rFonts w:ascii="Times New Roman" w:hAnsi="Times New Roman" w:cs="Times New Roman"/>
        </w:rPr>
        <w:t xml:space="preserve"> y</w:t>
      </w:r>
      <w:r w:rsidR="001A1D6F" w:rsidRPr="00C85498">
        <w:rPr>
          <w:rFonts w:ascii="Times New Roman" w:hAnsi="Times New Roman" w:cs="Times New Roman"/>
        </w:rPr>
        <w:t xml:space="preserve"> Bulgaria</w:t>
      </w:r>
      <w:r w:rsidR="00254446" w:rsidRPr="00C85498">
        <w:rPr>
          <w:rFonts w:ascii="Times New Roman" w:hAnsi="Times New Roman" w:cs="Times New Roman"/>
        </w:rPr>
        <w:t xml:space="preserve">. </w:t>
      </w:r>
      <w:r w:rsidR="00BA4C1E" w:rsidRPr="00C85498">
        <w:rPr>
          <w:rFonts w:ascii="Times New Roman" w:hAnsi="Times New Roman" w:cs="Times New Roman"/>
        </w:rPr>
        <w:t>Aunque formalmente es parte de este grupo, d</w:t>
      </w:r>
      <w:r w:rsidR="00254446" w:rsidRPr="00C85498">
        <w:rPr>
          <w:rFonts w:ascii="Times New Roman" w:hAnsi="Times New Roman" w:cs="Times New Roman"/>
        </w:rPr>
        <w:t xml:space="preserve">ado nuestro interés en Argentina lo trabajaremos aparte. Por caso, </w:t>
      </w:r>
      <w:r w:rsidRPr="00C85498">
        <w:rPr>
          <w:rFonts w:ascii="Times New Roman" w:hAnsi="Times New Roman" w:cs="Times New Roman"/>
        </w:rPr>
        <w:t xml:space="preserve">Argentina </w:t>
      </w:r>
      <w:r w:rsidR="00B42BE8" w:rsidRPr="00C85498">
        <w:rPr>
          <w:rFonts w:ascii="Times New Roman" w:hAnsi="Times New Roman" w:cs="Times New Roman"/>
        </w:rPr>
        <w:t>-al igual que otros países latinoamericanos</w:t>
      </w:r>
      <w:ins w:id="204" w:author="GRA�A JUAN MARTIN" w:date="2021-06-11T14:45:00Z">
        <w:r w:rsidR="00032D8E">
          <w:rPr>
            <w:rFonts w:ascii="Times New Roman" w:hAnsi="Times New Roman" w:cs="Times New Roman"/>
          </w:rPr>
          <w:t xml:space="preserve"> allí presentados</w:t>
        </w:r>
      </w:ins>
      <w:r w:rsidR="00B42BE8" w:rsidRPr="00C85498">
        <w:rPr>
          <w:rFonts w:ascii="Times New Roman" w:hAnsi="Times New Roman" w:cs="Times New Roman"/>
        </w:rPr>
        <w:t>- se ubica en los niveles más bajos en ambas variables</w:t>
      </w:r>
      <w:r w:rsidR="00162615" w:rsidRPr="00C85498">
        <w:rPr>
          <w:rFonts w:ascii="Times New Roman" w:hAnsi="Times New Roman" w:cs="Times New Roman"/>
        </w:rPr>
        <w:t xml:space="preserve">, </w:t>
      </w:r>
      <w:r w:rsidRPr="00C85498">
        <w:rPr>
          <w:rFonts w:ascii="Times New Roman" w:hAnsi="Times New Roman" w:cs="Times New Roman"/>
        </w:rPr>
        <w:t xml:space="preserve">con un nivel </w:t>
      </w:r>
      <w:r w:rsidR="00162615" w:rsidRPr="00C85498">
        <w:rPr>
          <w:rFonts w:ascii="Times New Roman" w:hAnsi="Times New Roman" w:cs="Times New Roman"/>
        </w:rPr>
        <w:t xml:space="preserve">salarial </w:t>
      </w:r>
      <w:r w:rsidR="00BA4C1E" w:rsidRPr="00C85498">
        <w:rPr>
          <w:rFonts w:ascii="Times New Roman" w:hAnsi="Times New Roman" w:cs="Times New Roman"/>
        </w:rPr>
        <w:t>cercano al</w:t>
      </w:r>
      <w:r w:rsidR="00162615" w:rsidRPr="00C85498">
        <w:rPr>
          <w:rFonts w:ascii="Times New Roman" w:hAnsi="Times New Roman" w:cs="Times New Roman"/>
        </w:rPr>
        <w:t xml:space="preserve"> 4</w:t>
      </w:r>
      <w:r w:rsidR="00BA4C1E" w:rsidRPr="00C85498">
        <w:rPr>
          <w:rFonts w:ascii="Times New Roman" w:hAnsi="Times New Roman" w:cs="Times New Roman"/>
        </w:rPr>
        <w:t>3</w:t>
      </w:r>
      <w:r w:rsidR="00162615" w:rsidRPr="00C85498">
        <w:rPr>
          <w:rFonts w:ascii="Times New Roman" w:hAnsi="Times New Roman" w:cs="Times New Roman"/>
        </w:rPr>
        <w:t xml:space="preserve">% y una productividad del </w:t>
      </w:r>
      <w:r w:rsidR="001A1D6F" w:rsidRPr="00C85498">
        <w:rPr>
          <w:rFonts w:ascii="Times New Roman" w:hAnsi="Times New Roman" w:cs="Times New Roman"/>
        </w:rPr>
        <w:t xml:space="preserve">35% </w:t>
      </w:r>
      <w:proofErr w:type="gramStart"/>
      <w:r w:rsidR="00162615" w:rsidRPr="00C85498">
        <w:rPr>
          <w:rFonts w:ascii="Times New Roman" w:hAnsi="Times New Roman" w:cs="Times New Roman"/>
        </w:rPr>
        <w:t>en rela</w:t>
      </w:r>
      <w:r w:rsidR="00BA4C1E" w:rsidRPr="00C85498">
        <w:rPr>
          <w:rFonts w:ascii="Times New Roman" w:hAnsi="Times New Roman" w:cs="Times New Roman"/>
        </w:rPr>
        <w:t xml:space="preserve">ción </w:t>
      </w:r>
      <w:r w:rsidR="00162615" w:rsidRPr="00C85498">
        <w:rPr>
          <w:rFonts w:ascii="Times New Roman" w:hAnsi="Times New Roman" w:cs="Times New Roman"/>
        </w:rPr>
        <w:t>a</w:t>
      </w:r>
      <w:proofErr w:type="gramEnd"/>
      <w:r w:rsidR="001A1D6F" w:rsidRPr="00C85498">
        <w:rPr>
          <w:rFonts w:ascii="Times New Roman" w:hAnsi="Times New Roman" w:cs="Times New Roman"/>
        </w:rPr>
        <w:t xml:space="preserve"> Estados Unidos</w:t>
      </w:r>
      <w:r w:rsidRPr="00C85498">
        <w:rPr>
          <w:rFonts w:ascii="Times New Roman" w:hAnsi="Times New Roman" w:cs="Times New Roman"/>
        </w:rPr>
        <w:t>.</w:t>
      </w:r>
    </w:p>
    <w:p w14:paraId="0CDEEE70" w14:textId="77777777" w:rsidR="009C39EF" w:rsidRPr="00C85498" w:rsidRDefault="009C39EF" w:rsidP="00DA1286">
      <w:pPr>
        <w:tabs>
          <w:tab w:val="left" w:pos="3681"/>
        </w:tabs>
        <w:spacing w:after="120" w:line="240" w:lineRule="auto"/>
        <w:jc w:val="both"/>
        <w:rPr>
          <w:rFonts w:ascii="Times New Roman" w:hAnsi="Times New Roman" w:cs="Times New Roman"/>
        </w:rPr>
      </w:pPr>
    </w:p>
    <w:p w14:paraId="5AE46933" w14:textId="16A6B15B" w:rsidR="00BE4823" w:rsidRPr="00702D9A" w:rsidRDefault="00BE4823"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lastRenderedPageBreak/>
        <w:t>Relevancia de los perfiles por país</w:t>
      </w:r>
    </w:p>
    <w:p w14:paraId="458495C8" w14:textId="4C66FF78" w:rsidR="00605478" w:rsidRPr="00C85498" w:rsidRDefault="00A27524"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Gráfico </w:t>
      </w:r>
      <w:r w:rsidR="009E447D" w:rsidRPr="00C85498">
        <w:rPr>
          <w:rFonts w:ascii="Times New Roman" w:hAnsi="Times New Roman" w:cs="Times New Roman"/>
        </w:rPr>
        <w:t>2</w:t>
      </w:r>
      <w:r w:rsidRPr="00C85498">
        <w:rPr>
          <w:rFonts w:ascii="Times New Roman" w:hAnsi="Times New Roman" w:cs="Times New Roman"/>
        </w:rPr>
        <w:t xml:space="preserve"> se presenta </w:t>
      </w:r>
      <w:r w:rsidR="00605478" w:rsidRPr="00C85498">
        <w:rPr>
          <w:rFonts w:ascii="Times New Roman" w:hAnsi="Times New Roman" w:cs="Times New Roman"/>
        </w:rPr>
        <w:t xml:space="preserve">la participación en el empleo </w:t>
      </w:r>
      <w:r w:rsidRPr="00C85498">
        <w:rPr>
          <w:rFonts w:ascii="Times New Roman" w:hAnsi="Times New Roman" w:cs="Times New Roman"/>
        </w:rPr>
        <w:t xml:space="preserve">de cada uno de los perfiles ocupacionales construidos en los diferentes países analizados. </w:t>
      </w:r>
    </w:p>
    <w:p w14:paraId="3218CBA6" w14:textId="77777777" w:rsidR="00185A04" w:rsidRPr="00C85498" w:rsidRDefault="00185A04" w:rsidP="00DA1286">
      <w:pPr>
        <w:spacing w:after="120" w:line="240" w:lineRule="auto"/>
        <w:rPr>
          <w:rFonts w:ascii="Times New Roman" w:hAnsi="Times New Roman" w:cs="Times New Roman"/>
          <w:b/>
        </w:rPr>
      </w:pPr>
    </w:p>
    <w:p w14:paraId="1C60E009" w14:textId="77777777" w:rsidR="00FA2066" w:rsidRPr="00C85498" w:rsidRDefault="00FA2066" w:rsidP="00DA1286">
      <w:pPr>
        <w:spacing w:after="120" w:line="240" w:lineRule="auto"/>
        <w:rPr>
          <w:rFonts w:ascii="Times New Roman" w:hAnsi="Times New Roman" w:cs="Times New Roman"/>
          <w:b/>
        </w:rPr>
      </w:pPr>
      <w:r w:rsidRPr="00C85498">
        <w:rPr>
          <w:rFonts w:ascii="Times New Roman" w:hAnsi="Times New Roman" w:cs="Times New Roman"/>
          <w:b/>
        </w:rPr>
        <w:t>Gráfico 2: Participación de los distintos perfiles en el empleo total. Año 2018</w:t>
      </w:r>
      <w:r w:rsidRPr="00C85498">
        <w:rPr>
          <w:rStyle w:val="Refdenotaalpie"/>
          <w:rFonts w:ascii="Times New Roman" w:hAnsi="Times New Roman" w:cs="Times New Roman"/>
          <w:b/>
        </w:rPr>
        <w:footnoteReference w:id="20"/>
      </w:r>
    </w:p>
    <w:p w14:paraId="4B7F7536" w14:textId="407BAEF3" w:rsidR="00FA2066" w:rsidRPr="00C85498" w:rsidRDefault="009C26AD" w:rsidP="00DA1286">
      <w:pPr>
        <w:spacing w:after="120" w:line="240" w:lineRule="auto"/>
        <w:ind w:left="360"/>
        <w:rPr>
          <w:rFonts w:ascii="Times New Roman" w:hAnsi="Times New Roman" w:cs="Times New Roman"/>
        </w:rPr>
      </w:pPr>
      <w:r>
        <w:rPr>
          <w:noProof/>
          <w:lang w:eastAsia="es-AR"/>
        </w:rPr>
        <w:drawing>
          <wp:inline distT="0" distB="0" distL="0" distR="0" wp14:anchorId="63F37851" wp14:editId="0E5BA5AD">
            <wp:extent cx="5612130" cy="28778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2877820"/>
                    </a:xfrm>
                    <a:prstGeom prst="rect">
                      <a:avLst/>
                    </a:prstGeom>
                  </pic:spPr>
                </pic:pic>
              </a:graphicData>
            </a:graphic>
          </wp:inline>
        </w:drawing>
      </w:r>
    </w:p>
    <w:p w14:paraId="73C07E71" w14:textId="77777777" w:rsidR="00FA2066" w:rsidRDefault="00FA2066"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4F4EF3CF" w14:textId="2ED89CC4" w:rsidR="009C26AD" w:rsidRPr="00C85498" w:rsidRDefault="009C26AD"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grupo de </w:t>
      </w:r>
      <w:r w:rsidRPr="00C85498">
        <w:rPr>
          <w:rFonts w:ascii="Times New Roman" w:hAnsi="Times New Roman" w:cs="Times New Roman"/>
          <w:i/>
          <w:iCs/>
        </w:rPr>
        <w:t>países con rezago productivo</w:t>
      </w:r>
      <w:r w:rsidRPr="00C85498">
        <w:rPr>
          <w:rFonts w:ascii="Times New Roman" w:hAnsi="Times New Roman" w:cs="Times New Roman"/>
        </w:rPr>
        <w:t xml:space="preserve"> se verifica que las unidades productivas pequeñas (1 a 10 empleados) y medianas (10 a 40 empleados) son las más relevantes en la estructura del empleo, mientras que la calificación alta (“técnicos y profesionales”) no lo es tanto. En el caso de Argentina se observa que la estructura del empleo presenta una de las mayores participaciones del estrato de unidades productivas pequeñas de todo el </w:t>
      </w:r>
      <w:r w:rsidRPr="00C85498">
        <w:rPr>
          <w:rFonts w:ascii="Times New Roman" w:hAnsi="Times New Roman" w:cs="Times New Roman"/>
          <w:i/>
          <w:iCs/>
        </w:rPr>
        <w:t>set</w:t>
      </w:r>
      <w:r w:rsidRPr="00C85498">
        <w:rPr>
          <w:rFonts w:ascii="Times New Roman" w:hAnsi="Times New Roman" w:cs="Times New Roman"/>
        </w:rPr>
        <w:t>: 59%, explicado en parte por un núcleo importante de cuentapropistas</w:t>
      </w:r>
      <w:r w:rsidRPr="00C85498">
        <w:rPr>
          <w:rStyle w:val="Refdenotaalpie"/>
          <w:rFonts w:ascii="Times New Roman" w:hAnsi="Times New Roman" w:cs="Times New Roman"/>
        </w:rPr>
        <w:footnoteReference w:id="21"/>
      </w:r>
      <w:r w:rsidRPr="00C85498">
        <w:rPr>
          <w:rFonts w:ascii="Times New Roman" w:hAnsi="Times New Roman" w:cs="Times New Roman"/>
        </w:rPr>
        <w:t>. Luego, el estrato intermedio (11 a 40 empleados) presenta una de las menores participaciones (apenas 14,4%) y lo mismo ocurre con el estrato grande (41 y más empleados) con 26,6%. Si, en cambio, observamos la calificación del puesto, se verifica una de las más altas participaciones en el nivel bajo (“no calificado”), del 15,</w:t>
      </w:r>
      <w:r w:rsidR="00F1671C">
        <w:rPr>
          <w:rFonts w:ascii="Times New Roman" w:hAnsi="Times New Roman" w:cs="Times New Roman"/>
        </w:rPr>
        <w:t>1</w:t>
      </w:r>
      <w:r w:rsidRPr="00C85498">
        <w:rPr>
          <w:rFonts w:ascii="Times New Roman" w:hAnsi="Times New Roman" w:cs="Times New Roman"/>
        </w:rPr>
        <w:t xml:space="preserve">%. Lo mismo sucede para el nivel medio (“operativos”), que presenta una participación del 54,5%. El segmento de alta calificación presenta una de las participaciones más reducidas, de apenas 30,4%. Al conformar los perfiles con estas dos variables, lo que se observa es que el </w:t>
      </w:r>
      <w:r w:rsidRPr="00C85498">
        <w:rPr>
          <w:rFonts w:ascii="Times New Roman" w:hAnsi="Times New Roman" w:cs="Times New Roman"/>
        </w:rPr>
        <w:lastRenderedPageBreak/>
        <w:t>perfil de mayor relevancia es el 4 (calificación media y establecimiento pequeño), el siguiente es el perfil 7 (alta y pequeño), y luego los perfiles 6 (media y grande) y 9 (alta y grande)</w:t>
      </w:r>
      <w:r w:rsidRPr="00C85498">
        <w:rPr>
          <w:rStyle w:val="Refdenotaalpie"/>
          <w:rFonts w:ascii="Times New Roman" w:hAnsi="Times New Roman" w:cs="Times New Roman"/>
        </w:rPr>
        <w:footnoteReference w:id="22"/>
      </w:r>
      <w:r w:rsidRPr="00C85498">
        <w:rPr>
          <w:rFonts w:ascii="Times New Roman" w:hAnsi="Times New Roman" w:cs="Times New Roman"/>
        </w:rPr>
        <w:t>.</w:t>
      </w:r>
    </w:p>
    <w:p w14:paraId="19465B98" w14:textId="35B54AA8" w:rsidR="00145EFA" w:rsidRPr="00C85498" w:rsidRDefault="0060547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su parte, Bulgaria presenta una distribución entre establecimientos más cercana a los tercios (2</w:t>
      </w:r>
      <w:r w:rsidR="00511165" w:rsidRPr="00C85498">
        <w:rPr>
          <w:rFonts w:ascii="Times New Roman" w:hAnsi="Times New Roman" w:cs="Times New Roman"/>
        </w:rPr>
        <w:t>5,8</w:t>
      </w:r>
      <w:r w:rsidRPr="00C85498">
        <w:rPr>
          <w:rFonts w:ascii="Times New Roman" w:hAnsi="Times New Roman" w:cs="Times New Roman"/>
        </w:rPr>
        <w:t>% los pequeños establecimientos, 4</w:t>
      </w:r>
      <w:r w:rsidR="00511165" w:rsidRPr="00C85498">
        <w:rPr>
          <w:rFonts w:ascii="Times New Roman" w:hAnsi="Times New Roman" w:cs="Times New Roman"/>
        </w:rPr>
        <w:t>3</w:t>
      </w:r>
      <w:r w:rsidRPr="00C85498">
        <w:rPr>
          <w:rFonts w:ascii="Times New Roman" w:hAnsi="Times New Roman" w:cs="Times New Roman"/>
        </w:rPr>
        <w:t>% los medianos y 3</w:t>
      </w:r>
      <w:r w:rsidR="00511165" w:rsidRPr="00C85498">
        <w:rPr>
          <w:rFonts w:ascii="Times New Roman" w:hAnsi="Times New Roman" w:cs="Times New Roman"/>
        </w:rPr>
        <w:t>1,</w:t>
      </w:r>
      <w:r w:rsidR="00EB2B02" w:rsidRPr="00C85498">
        <w:rPr>
          <w:rFonts w:ascii="Times New Roman" w:hAnsi="Times New Roman" w:cs="Times New Roman"/>
        </w:rPr>
        <w:t>2</w:t>
      </w:r>
      <w:r w:rsidRPr="00C85498">
        <w:rPr>
          <w:rFonts w:ascii="Times New Roman" w:hAnsi="Times New Roman" w:cs="Times New Roman"/>
        </w:rPr>
        <w:t>% los grandes). En cuanto a calificaciones, la distribución es bastante parecida a Argentina (10,</w:t>
      </w:r>
      <w:r w:rsidR="00A6335D" w:rsidRPr="00C85498">
        <w:rPr>
          <w:rFonts w:ascii="Times New Roman" w:hAnsi="Times New Roman" w:cs="Times New Roman"/>
        </w:rPr>
        <w:t>4</w:t>
      </w:r>
      <w:r w:rsidRPr="00C85498">
        <w:rPr>
          <w:rFonts w:ascii="Times New Roman" w:hAnsi="Times New Roman" w:cs="Times New Roman"/>
        </w:rPr>
        <w:t>%, 56,</w:t>
      </w:r>
      <w:r w:rsidR="00A6335D" w:rsidRPr="00C85498">
        <w:rPr>
          <w:rFonts w:ascii="Times New Roman" w:hAnsi="Times New Roman" w:cs="Times New Roman"/>
        </w:rPr>
        <w:t>4</w:t>
      </w:r>
      <w:r w:rsidRPr="00C85498">
        <w:rPr>
          <w:rFonts w:ascii="Times New Roman" w:hAnsi="Times New Roman" w:cs="Times New Roman"/>
        </w:rPr>
        <w:t>% y 3</w:t>
      </w:r>
      <w:r w:rsidR="00A6335D" w:rsidRPr="00C85498">
        <w:rPr>
          <w:rFonts w:ascii="Times New Roman" w:hAnsi="Times New Roman" w:cs="Times New Roman"/>
        </w:rPr>
        <w:t>3,2</w:t>
      </w:r>
      <w:r w:rsidRPr="00C85498">
        <w:rPr>
          <w:rFonts w:ascii="Times New Roman" w:hAnsi="Times New Roman" w:cs="Times New Roman"/>
        </w:rPr>
        <w:t>%</w:t>
      </w:r>
      <w:r w:rsidR="00EB2B02" w:rsidRPr="00C85498">
        <w:rPr>
          <w:rFonts w:ascii="Times New Roman" w:hAnsi="Times New Roman" w:cs="Times New Roman"/>
        </w:rPr>
        <w:t xml:space="preserve"> para las calificaciones baja, media y alta</w:t>
      </w:r>
      <w:r w:rsidRPr="00C85498">
        <w:rPr>
          <w:rFonts w:ascii="Times New Roman" w:hAnsi="Times New Roman" w:cs="Times New Roman"/>
        </w:rPr>
        <w:t xml:space="preserve"> respectivamente). En este sentido, el perfil más relevante es el 5 con 2</w:t>
      </w:r>
      <w:r w:rsidR="00A6335D" w:rsidRPr="00C85498">
        <w:rPr>
          <w:rFonts w:ascii="Times New Roman" w:hAnsi="Times New Roman" w:cs="Times New Roman"/>
        </w:rPr>
        <w:t>3,1</w:t>
      </w:r>
      <w:r w:rsidRPr="00C85498">
        <w:rPr>
          <w:rFonts w:ascii="Times New Roman" w:hAnsi="Times New Roman" w:cs="Times New Roman"/>
        </w:rPr>
        <w:t xml:space="preserve">% y lo sigue el </w:t>
      </w:r>
      <w:r w:rsidR="00A6335D" w:rsidRPr="00C85498">
        <w:rPr>
          <w:rFonts w:ascii="Times New Roman" w:hAnsi="Times New Roman" w:cs="Times New Roman"/>
        </w:rPr>
        <w:t>6</w:t>
      </w:r>
      <w:r w:rsidRPr="00C85498">
        <w:rPr>
          <w:rFonts w:ascii="Times New Roman" w:hAnsi="Times New Roman" w:cs="Times New Roman"/>
        </w:rPr>
        <w:t xml:space="preserve"> y el </w:t>
      </w:r>
      <w:r w:rsidR="00A6335D" w:rsidRPr="00C85498">
        <w:rPr>
          <w:rFonts w:ascii="Times New Roman" w:hAnsi="Times New Roman" w:cs="Times New Roman"/>
        </w:rPr>
        <w:t xml:space="preserve">4 </w:t>
      </w:r>
      <w:r w:rsidRPr="00C85498">
        <w:rPr>
          <w:rFonts w:ascii="Times New Roman" w:hAnsi="Times New Roman" w:cs="Times New Roman"/>
        </w:rPr>
        <w:t>(</w:t>
      </w:r>
      <w:r w:rsidR="00A6335D" w:rsidRPr="00C85498">
        <w:rPr>
          <w:rFonts w:ascii="Times New Roman" w:hAnsi="Times New Roman" w:cs="Times New Roman"/>
        </w:rPr>
        <w:t>16,8</w:t>
      </w:r>
      <w:r w:rsidRPr="00C85498">
        <w:rPr>
          <w:rFonts w:ascii="Times New Roman" w:hAnsi="Times New Roman" w:cs="Times New Roman"/>
        </w:rPr>
        <w:t>% y 16,</w:t>
      </w:r>
      <w:r w:rsidR="00A6335D" w:rsidRPr="00C85498">
        <w:rPr>
          <w:rFonts w:ascii="Times New Roman" w:hAnsi="Times New Roman" w:cs="Times New Roman"/>
        </w:rPr>
        <w:t>5</w:t>
      </w:r>
      <w:r w:rsidRPr="00C85498">
        <w:rPr>
          <w:rFonts w:ascii="Times New Roman" w:hAnsi="Times New Roman" w:cs="Times New Roman"/>
        </w:rPr>
        <w:t xml:space="preserve">% respectivamente). Grecia, por su parte, presenta la mayor relevancia de los establecimientos pequeños de todos los países europeos (49,4%) y su contracara es la menor de establecimientos grandes (apenas 21,8%). En cuanto a calificaciones se asemeja a Bulgaria con peso mayoritario de las calificaciones medias (8,2%, 56,4% y 35,5%, respectivamente). Los perfiles más relevantes, entonces, son el </w:t>
      </w:r>
      <w:r w:rsidR="00EB05B1" w:rsidRPr="00C85498">
        <w:rPr>
          <w:rFonts w:ascii="Times New Roman" w:hAnsi="Times New Roman" w:cs="Times New Roman"/>
        </w:rPr>
        <w:t>4</w:t>
      </w:r>
      <w:r w:rsidRPr="00C85498">
        <w:rPr>
          <w:rFonts w:ascii="Times New Roman" w:hAnsi="Times New Roman" w:cs="Times New Roman"/>
        </w:rPr>
        <w:t xml:space="preserve">, 5 y </w:t>
      </w:r>
      <w:r w:rsidR="00FA2066" w:rsidRPr="00C85498">
        <w:rPr>
          <w:rFonts w:ascii="Times New Roman" w:hAnsi="Times New Roman" w:cs="Times New Roman"/>
        </w:rPr>
        <w:t>8</w:t>
      </w:r>
      <w:r w:rsidRPr="00C85498">
        <w:rPr>
          <w:rFonts w:ascii="Times New Roman" w:hAnsi="Times New Roman" w:cs="Times New Roman"/>
        </w:rPr>
        <w:t>.</w:t>
      </w:r>
      <w:r w:rsidR="00FA2066" w:rsidRPr="00C85498">
        <w:rPr>
          <w:rFonts w:ascii="Times New Roman" w:hAnsi="Times New Roman" w:cs="Times New Roman"/>
        </w:rPr>
        <w:t xml:space="preserve"> Dentro del grupo de países con rezago productivo, Rumania</w:t>
      </w:r>
      <w:r w:rsidR="00145EFA" w:rsidRPr="00C85498">
        <w:rPr>
          <w:rFonts w:ascii="Times New Roman" w:hAnsi="Times New Roman" w:cs="Times New Roman"/>
        </w:rPr>
        <w:t xml:space="preserve"> se sale de la norma, al </w:t>
      </w:r>
      <w:r w:rsidR="00FA2066" w:rsidRPr="00C85498">
        <w:rPr>
          <w:rFonts w:ascii="Times New Roman" w:hAnsi="Times New Roman" w:cs="Times New Roman"/>
        </w:rPr>
        <w:t>presenta</w:t>
      </w:r>
      <w:r w:rsidR="00145EFA" w:rsidRPr="00C85498">
        <w:rPr>
          <w:rFonts w:ascii="Times New Roman" w:hAnsi="Times New Roman" w:cs="Times New Roman"/>
        </w:rPr>
        <w:t>r</w:t>
      </w:r>
      <w:r w:rsidR="00FA2066" w:rsidRPr="00C85498">
        <w:rPr>
          <w:rFonts w:ascii="Times New Roman" w:hAnsi="Times New Roman" w:cs="Times New Roman"/>
        </w:rPr>
        <w:t xml:space="preserve"> una estructura del empleo con fuerte preponderancia de establecimientos grandes (4</w:t>
      </w:r>
      <w:r w:rsidR="00EB05B1" w:rsidRPr="00C85498">
        <w:rPr>
          <w:rFonts w:ascii="Times New Roman" w:hAnsi="Times New Roman" w:cs="Times New Roman"/>
        </w:rPr>
        <w:t>7</w:t>
      </w:r>
      <w:r w:rsidR="00FA2066" w:rsidRPr="00C85498">
        <w:rPr>
          <w:rFonts w:ascii="Times New Roman" w:hAnsi="Times New Roman" w:cs="Times New Roman"/>
        </w:rPr>
        <w:t xml:space="preserve">,2%), pero en términos de calificaciones es el país del </w:t>
      </w:r>
      <w:r w:rsidR="00FA2066" w:rsidRPr="00C85498">
        <w:rPr>
          <w:rFonts w:ascii="Times New Roman" w:hAnsi="Times New Roman" w:cs="Times New Roman"/>
          <w:i/>
        </w:rPr>
        <w:t xml:space="preserve">set </w:t>
      </w:r>
      <w:r w:rsidR="00FA2066" w:rsidRPr="00C85498">
        <w:rPr>
          <w:rFonts w:ascii="Times New Roman" w:hAnsi="Times New Roman" w:cs="Times New Roman"/>
        </w:rPr>
        <w:t>con menor participación de la alta calificación, de sólo 2</w:t>
      </w:r>
      <w:r w:rsidR="00EB05B1" w:rsidRPr="00C85498">
        <w:rPr>
          <w:rFonts w:ascii="Times New Roman" w:hAnsi="Times New Roman" w:cs="Times New Roman"/>
        </w:rPr>
        <w:t>9</w:t>
      </w:r>
      <w:r w:rsidR="00FA2066" w:rsidRPr="00C85498">
        <w:rPr>
          <w:rFonts w:ascii="Times New Roman" w:hAnsi="Times New Roman" w:cs="Times New Roman"/>
        </w:rPr>
        <w:t>,</w:t>
      </w:r>
      <w:r w:rsidR="00EB05B1" w:rsidRPr="00C85498">
        <w:rPr>
          <w:rFonts w:ascii="Times New Roman" w:hAnsi="Times New Roman" w:cs="Times New Roman"/>
        </w:rPr>
        <w:t>3</w:t>
      </w:r>
      <w:r w:rsidR="00FA2066" w:rsidRPr="00C85498">
        <w:rPr>
          <w:rFonts w:ascii="Times New Roman" w:hAnsi="Times New Roman" w:cs="Times New Roman"/>
        </w:rPr>
        <w:t xml:space="preserve">%, a </w:t>
      </w:r>
      <w:r w:rsidR="00EB05B1" w:rsidRPr="00C85498">
        <w:rPr>
          <w:rFonts w:ascii="Times New Roman" w:hAnsi="Times New Roman" w:cs="Times New Roman"/>
        </w:rPr>
        <w:t>un nivel similar al que presenta</w:t>
      </w:r>
      <w:r w:rsidR="00FA2066" w:rsidRPr="00C85498">
        <w:rPr>
          <w:rFonts w:ascii="Times New Roman" w:hAnsi="Times New Roman" w:cs="Times New Roman"/>
        </w:rPr>
        <w:t xml:space="preserve"> Argentina. Esto hace que el perfil más relevante </w:t>
      </w:r>
      <w:r w:rsidR="00EB05B1" w:rsidRPr="00C85498">
        <w:rPr>
          <w:rFonts w:ascii="Times New Roman" w:hAnsi="Times New Roman" w:cs="Times New Roman"/>
        </w:rPr>
        <w:t xml:space="preserve">para el caso de Rumania </w:t>
      </w:r>
      <w:r w:rsidR="00FA2066" w:rsidRPr="00C85498">
        <w:rPr>
          <w:rFonts w:ascii="Times New Roman" w:hAnsi="Times New Roman" w:cs="Times New Roman"/>
        </w:rPr>
        <w:t xml:space="preserve">sea el </w:t>
      </w:r>
      <w:r w:rsidR="00BA6915" w:rsidRPr="00C85498">
        <w:rPr>
          <w:rFonts w:ascii="Times New Roman" w:hAnsi="Times New Roman" w:cs="Times New Roman"/>
        </w:rPr>
        <w:t>6</w:t>
      </w:r>
      <w:r w:rsidR="00FA2066" w:rsidRPr="00C85498">
        <w:rPr>
          <w:rFonts w:ascii="Times New Roman" w:hAnsi="Times New Roman" w:cs="Times New Roman"/>
        </w:rPr>
        <w:t xml:space="preserve">, seguido por el 5 y el </w:t>
      </w:r>
      <w:r w:rsidR="00BA6915" w:rsidRPr="00C85498">
        <w:rPr>
          <w:rFonts w:ascii="Times New Roman" w:hAnsi="Times New Roman" w:cs="Times New Roman"/>
        </w:rPr>
        <w:t>9</w:t>
      </w:r>
      <w:r w:rsidR="00FA2066" w:rsidRPr="00C85498">
        <w:rPr>
          <w:rFonts w:ascii="Times New Roman" w:hAnsi="Times New Roman" w:cs="Times New Roman"/>
        </w:rPr>
        <w:t xml:space="preserve"> (</w:t>
      </w:r>
      <w:r w:rsidR="00BA6915" w:rsidRPr="00C85498">
        <w:rPr>
          <w:rFonts w:ascii="Times New Roman" w:hAnsi="Times New Roman" w:cs="Times New Roman"/>
        </w:rPr>
        <w:t>30,5</w:t>
      </w:r>
      <w:r w:rsidR="00FA2066" w:rsidRPr="00C85498">
        <w:rPr>
          <w:rFonts w:ascii="Times New Roman" w:hAnsi="Times New Roman" w:cs="Times New Roman"/>
        </w:rPr>
        <w:t>%, 2</w:t>
      </w:r>
      <w:r w:rsidR="00BA6915" w:rsidRPr="00C85498">
        <w:rPr>
          <w:rFonts w:ascii="Times New Roman" w:hAnsi="Times New Roman" w:cs="Times New Roman"/>
        </w:rPr>
        <w:t>3</w:t>
      </w:r>
      <w:r w:rsidR="00FA2066" w:rsidRPr="00C85498">
        <w:rPr>
          <w:rFonts w:ascii="Times New Roman" w:hAnsi="Times New Roman" w:cs="Times New Roman"/>
        </w:rPr>
        <w:t xml:space="preserve">% y </w:t>
      </w:r>
      <w:r w:rsidR="00BA6915" w:rsidRPr="00C85498">
        <w:rPr>
          <w:rFonts w:ascii="Times New Roman" w:hAnsi="Times New Roman" w:cs="Times New Roman"/>
        </w:rPr>
        <w:t>12,7</w:t>
      </w:r>
      <w:r w:rsidR="00FA2066" w:rsidRPr="00C85498">
        <w:rPr>
          <w:rFonts w:ascii="Times New Roman" w:hAnsi="Times New Roman" w:cs="Times New Roman"/>
        </w:rPr>
        <w:t>%, respectivamente).</w:t>
      </w:r>
      <w:r w:rsidR="00145EFA" w:rsidRPr="00C85498">
        <w:rPr>
          <w:rFonts w:ascii="Times New Roman" w:hAnsi="Times New Roman" w:cs="Times New Roman"/>
        </w:rPr>
        <w:t xml:space="preserve"> Portugal también presenta una estructura del empleo que se asemeja a la de algunos países de mayor desarrollo</w:t>
      </w:r>
      <w:r w:rsidR="00A16982" w:rsidRPr="00C85498">
        <w:rPr>
          <w:rFonts w:ascii="Times New Roman" w:hAnsi="Times New Roman" w:cs="Times New Roman"/>
        </w:rPr>
        <w:t xml:space="preserve"> como</w:t>
      </w:r>
      <w:r w:rsidR="00145EFA" w:rsidRPr="00C85498">
        <w:rPr>
          <w:rFonts w:ascii="Times New Roman" w:hAnsi="Times New Roman" w:cs="Times New Roman"/>
        </w:rPr>
        <w:t xml:space="preserve"> España e Italia, </w:t>
      </w:r>
      <w:r w:rsidR="00A16982" w:rsidRPr="00C85498">
        <w:rPr>
          <w:rFonts w:ascii="Times New Roman" w:hAnsi="Times New Roman" w:cs="Times New Roman"/>
        </w:rPr>
        <w:t xml:space="preserve">incluso con </w:t>
      </w:r>
      <w:r w:rsidR="00145EFA" w:rsidRPr="00C85498">
        <w:rPr>
          <w:rFonts w:ascii="Times New Roman" w:hAnsi="Times New Roman" w:cs="Times New Roman"/>
        </w:rPr>
        <w:t>un</w:t>
      </w:r>
      <w:r w:rsidR="00A16982" w:rsidRPr="00C85498">
        <w:rPr>
          <w:rFonts w:ascii="Times New Roman" w:hAnsi="Times New Roman" w:cs="Times New Roman"/>
        </w:rPr>
        <w:t>a mayor preponderancia</w:t>
      </w:r>
      <w:r w:rsidR="00145EFA" w:rsidRPr="00C85498">
        <w:rPr>
          <w:rFonts w:ascii="Times New Roman" w:hAnsi="Times New Roman" w:cs="Times New Roman"/>
        </w:rPr>
        <w:t xml:space="preserve"> </w:t>
      </w:r>
      <w:r w:rsidR="00A16982" w:rsidRPr="00C85498">
        <w:rPr>
          <w:rFonts w:ascii="Times New Roman" w:hAnsi="Times New Roman" w:cs="Times New Roman"/>
        </w:rPr>
        <w:t xml:space="preserve">de </w:t>
      </w:r>
      <w:r w:rsidR="00145EFA" w:rsidRPr="00C85498">
        <w:rPr>
          <w:rFonts w:ascii="Times New Roman" w:hAnsi="Times New Roman" w:cs="Times New Roman"/>
        </w:rPr>
        <w:t xml:space="preserve">los establecimientos grandes. </w:t>
      </w:r>
      <w:r w:rsidR="00A16982" w:rsidRPr="00C85498">
        <w:rPr>
          <w:rFonts w:ascii="Times New Roman" w:hAnsi="Times New Roman" w:cs="Times New Roman"/>
        </w:rPr>
        <w:t>No obstante</w:t>
      </w:r>
      <w:r w:rsidR="00145EFA" w:rsidRPr="00C85498">
        <w:rPr>
          <w:rFonts w:ascii="Times New Roman" w:hAnsi="Times New Roman" w:cs="Times New Roman"/>
        </w:rPr>
        <w:t xml:space="preserve">, el perfil más relevante es el 4, seguido por el 9 y </w:t>
      </w:r>
      <w:r w:rsidR="00A16982" w:rsidRPr="00C85498">
        <w:rPr>
          <w:rFonts w:ascii="Times New Roman" w:hAnsi="Times New Roman" w:cs="Times New Roman"/>
        </w:rPr>
        <w:t xml:space="preserve">el </w:t>
      </w:r>
      <w:r w:rsidR="00145EFA" w:rsidRPr="00C85498">
        <w:rPr>
          <w:rFonts w:ascii="Times New Roman" w:hAnsi="Times New Roman" w:cs="Times New Roman"/>
        </w:rPr>
        <w:t>6 (21,3%, 19,1% y 18,2%, respectivamente).</w:t>
      </w:r>
    </w:p>
    <w:p w14:paraId="0352E5EC" w14:textId="6BC70C3B" w:rsidR="00145EFA" w:rsidRPr="00C85498" w:rsidRDefault="0044372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grupo de los </w:t>
      </w:r>
      <w:r w:rsidRPr="00C85498">
        <w:rPr>
          <w:rFonts w:ascii="Times New Roman" w:hAnsi="Times New Roman" w:cs="Times New Roman"/>
          <w:i/>
          <w:iCs/>
        </w:rPr>
        <w:t>países de mayor desarrollo</w:t>
      </w:r>
      <w:r w:rsidRPr="00C85498">
        <w:rPr>
          <w:rFonts w:ascii="Times New Roman" w:hAnsi="Times New Roman" w:cs="Times New Roman"/>
        </w:rPr>
        <w:t xml:space="preserve"> productivo, los establecimientos grandes y la calificación alta representan una porción importante el mercado laboral. </w:t>
      </w:r>
      <w:r w:rsidR="00A16982" w:rsidRPr="00C85498">
        <w:rPr>
          <w:rFonts w:ascii="Times New Roman" w:hAnsi="Times New Roman" w:cs="Times New Roman"/>
        </w:rPr>
        <w:t>No obstante, como fuera mencionado, los casos de España e Italia presentan una estructura similar a la de algunos países del grupo anterior</w:t>
      </w:r>
      <w:r w:rsidR="009611C7" w:rsidRPr="00C85498">
        <w:rPr>
          <w:rFonts w:ascii="Times New Roman" w:hAnsi="Times New Roman" w:cs="Times New Roman"/>
        </w:rPr>
        <w:t>,</w:t>
      </w:r>
      <w:r w:rsidR="00A16982" w:rsidRPr="00C85498">
        <w:rPr>
          <w:rFonts w:ascii="Times New Roman" w:hAnsi="Times New Roman" w:cs="Times New Roman"/>
        </w:rPr>
        <w:t xml:space="preserve"> como Portugal</w:t>
      </w:r>
      <w:r w:rsidR="00C10F85" w:rsidRPr="00C85498">
        <w:rPr>
          <w:rFonts w:ascii="Times New Roman" w:hAnsi="Times New Roman" w:cs="Times New Roman"/>
        </w:rPr>
        <w:t xml:space="preserve"> y</w:t>
      </w:r>
      <w:r w:rsidR="00A16982" w:rsidRPr="00C85498">
        <w:rPr>
          <w:rFonts w:ascii="Times New Roman" w:hAnsi="Times New Roman" w:cs="Times New Roman"/>
        </w:rPr>
        <w:t xml:space="preserve"> Rumania.</w:t>
      </w:r>
    </w:p>
    <w:p w14:paraId="4A6E29D0" w14:textId="06FDEB59" w:rsidR="00145EFA" w:rsidRPr="00C85498" w:rsidRDefault="00145EFA"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España representa una distribución pareja, aunque con un sesgo hacia las puntas: los datos muestran una mayor relevancia de establecimientos pequeños y de los grandes (36% y 37%, respectivamente). En este sentido, el principal perfil es el 4 con 23,5%, seguido por el 9 y el 8 (16,6% cada uno de ellos). Italia, por su parte, muestra una distribución cercana a la española en cuanto al tamaño, con los polos superando el tercio a costa del estrato mediano, pero es aún más parecida en términos de calificaciones. El perfil más relevante es el 4 (23,5%) seguido por el 9 (16,7%) y el 5 (16,1%).</w:t>
      </w:r>
    </w:p>
    <w:p w14:paraId="1A82FA6C" w14:textId="27B456A6" w:rsidR="00397383" w:rsidRPr="00C85498" w:rsidRDefault="0044372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w:t>
      </w:r>
      <w:r w:rsidR="007531E5" w:rsidRPr="00C85498">
        <w:rPr>
          <w:rFonts w:ascii="Times New Roman" w:hAnsi="Times New Roman" w:cs="Times New Roman"/>
        </w:rPr>
        <w:t>Alemania</w:t>
      </w:r>
      <w:r w:rsidRPr="00C85498">
        <w:rPr>
          <w:rFonts w:ascii="Times New Roman" w:hAnsi="Times New Roman" w:cs="Times New Roman"/>
        </w:rPr>
        <w:t>,</w:t>
      </w:r>
      <w:r w:rsidR="00397383" w:rsidRPr="00C85498">
        <w:rPr>
          <w:rFonts w:ascii="Times New Roman" w:hAnsi="Times New Roman" w:cs="Times New Roman"/>
        </w:rPr>
        <w:t xml:space="preserve"> </w:t>
      </w:r>
      <w:r w:rsidRPr="00C85498">
        <w:rPr>
          <w:rFonts w:ascii="Times New Roman" w:hAnsi="Times New Roman" w:cs="Times New Roman"/>
        </w:rPr>
        <w:t>m</w:t>
      </w:r>
      <w:r w:rsidR="00397383" w:rsidRPr="00C85498">
        <w:rPr>
          <w:rFonts w:ascii="Times New Roman" w:hAnsi="Times New Roman" w:cs="Times New Roman"/>
        </w:rPr>
        <w:t>ientras que los ocupados en establecimientos pequeños representan un 20,</w:t>
      </w:r>
      <w:r w:rsidR="00EB05B1" w:rsidRPr="00C85498">
        <w:rPr>
          <w:rFonts w:ascii="Times New Roman" w:hAnsi="Times New Roman" w:cs="Times New Roman"/>
        </w:rPr>
        <w:t>5</w:t>
      </w:r>
      <w:r w:rsidR="00397383" w:rsidRPr="00C85498">
        <w:rPr>
          <w:rFonts w:ascii="Times New Roman" w:hAnsi="Times New Roman" w:cs="Times New Roman"/>
        </w:rPr>
        <w:t>%</w:t>
      </w:r>
      <w:r w:rsidR="00311E92" w:rsidRPr="00C85498">
        <w:rPr>
          <w:rFonts w:ascii="Times New Roman" w:hAnsi="Times New Roman" w:cs="Times New Roman"/>
        </w:rPr>
        <w:t xml:space="preserve"> </w:t>
      </w:r>
      <w:r w:rsidR="002B7498" w:rsidRPr="00C85498">
        <w:rPr>
          <w:rFonts w:ascii="Times New Roman" w:hAnsi="Times New Roman" w:cs="Times New Roman"/>
        </w:rPr>
        <w:t xml:space="preserve">del empleo total </w:t>
      </w:r>
      <w:r w:rsidR="00311E92" w:rsidRPr="00C85498">
        <w:rPr>
          <w:rFonts w:ascii="Times New Roman" w:hAnsi="Times New Roman" w:cs="Times New Roman"/>
        </w:rPr>
        <w:t>y</w:t>
      </w:r>
      <w:r w:rsidR="009E447D" w:rsidRPr="00C85498">
        <w:rPr>
          <w:rFonts w:ascii="Times New Roman" w:hAnsi="Times New Roman" w:cs="Times New Roman"/>
        </w:rPr>
        <w:t xml:space="preserve"> </w:t>
      </w:r>
      <w:r w:rsidR="00397383" w:rsidRPr="00C85498">
        <w:rPr>
          <w:rFonts w:ascii="Times New Roman" w:hAnsi="Times New Roman" w:cs="Times New Roman"/>
        </w:rPr>
        <w:t>los medianos un 29,</w:t>
      </w:r>
      <w:r w:rsidR="002D3EFD" w:rsidRPr="00C85498">
        <w:rPr>
          <w:rFonts w:ascii="Times New Roman" w:hAnsi="Times New Roman" w:cs="Times New Roman"/>
        </w:rPr>
        <w:t>9</w:t>
      </w:r>
      <w:r w:rsidR="00397383" w:rsidRPr="00C85498">
        <w:rPr>
          <w:rFonts w:ascii="Times New Roman" w:hAnsi="Times New Roman" w:cs="Times New Roman"/>
        </w:rPr>
        <w:t>%</w:t>
      </w:r>
      <w:r w:rsidR="00311E92" w:rsidRPr="00C85498">
        <w:rPr>
          <w:rFonts w:ascii="Times New Roman" w:hAnsi="Times New Roman" w:cs="Times New Roman"/>
        </w:rPr>
        <w:t>, la mayor parte del empleo se concentra en los establecimientos</w:t>
      </w:r>
      <w:r w:rsidR="009E447D" w:rsidRPr="00C85498">
        <w:rPr>
          <w:rFonts w:ascii="Times New Roman" w:hAnsi="Times New Roman" w:cs="Times New Roman"/>
        </w:rPr>
        <w:t xml:space="preserve"> </w:t>
      </w:r>
      <w:r w:rsidR="00397383" w:rsidRPr="00C85498">
        <w:rPr>
          <w:rFonts w:ascii="Times New Roman" w:hAnsi="Times New Roman" w:cs="Times New Roman"/>
        </w:rPr>
        <w:t>grandes</w:t>
      </w:r>
      <w:r w:rsidR="00311E92" w:rsidRPr="00C85498">
        <w:rPr>
          <w:rFonts w:ascii="Times New Roman" w:hAnsi="Times New Roman" w:cs="Times New Roman"/>
        </w:rPr>
        <w:t>, que</w:t>
      </w:r>
      <w:r w:rsidR="00397383" w:rsidRPr="00C85498">
        <w:rPr>
          <w:rFonts w:ascii="Times New Roman" w:hAnsi="Times New Roman" w:cs="Times New Roman"/>
        </w:rPr>
        <w:t xml:space="preserve"> alcanzan el 49,</w:t>
      </w:r>
      <w:r w:rsidR="000A4F5E" w:rsidRPr="00C85498">
        <w:rPr>
          <w:rFonts w:ascii="Times New Roman" w:hAnsi="Times New Roman" w:cs="Times New Roman"/>
        </w:rPr>
        <w:t>5</w:t>
      </w:r>
      <w:r w:rsidR="00397383" w:rsidRPr="00C85498">
        <w:rPr>
          <w:rFonts w:ascii="Times New Roman" w:hAnsi="Times New Roman" w:cs="Times New Roman"/>
        </w:rPr>
        <w:t>%. En términos de calificaciones muestran un sesgo hacia los empleos de alta calificación (7,8%, 4</w:t>
      </w:r>
      <w:r w:rsidR="007936B9" w:rsidRPr="00C85498">
        <w:rPr>
          <w:rFonts w:ascii="Times New Roman" w:hAnsi="Times New Roman" w:cs="Times New Roman"/>
        </w:rPr>
        <w:t>9,2</w:t>
      </w:r>
      <w:r w:rsidR="00397383" w:rsidRPr="00C85498">
        <w:rPr>
          <w:rFonts w:ascii="Times New Roman" w:hAnsi="Times New Roman" w:cs="Times New Roman"/>
        </w:rPr>
        <w:t>% y 4</w:t>
      </w:r>
      <w:r w:rsidR="00A47F97" w:rsidRPr="00C85498">
        <w:rPr>
          <w:rFonts w:ascii="Times New Roman" w:hAnsi="Times New Roman" w:cs="Times New Roman"/>
        </w:rPr>
        <w:t>2,9</w:t>
      </w:r>
      <w:r w:rsidR="00397383" w:rsidRPr="00C85498">
        <w:rPr>
          <w:rFonts w:ascii="Times New Roman" w:hAnsi="Times New Roman" w:cs="Times New Roman"/>
        </w:rPr>
        <w:t>%). En conjunto, el perfil más relevante es el 9 con 23,</w:t>
      </w:r>
      <w:r w:rsidR="005351CC" w:rsidRPr="00C85498">
        <w:rPr>
          <w:rFonts w:ascii="Times New Roman" w:hAnsi="Times New Roman" w:cs="Times New Roman"/>
        </w:rPr>
        <w:t>2</w:t>
      </w:r>
      <w:r w:rsidR="00397383" w:rsidRPr="00C85498">
        <w:rPr>
          <w:rFonts w:ascii="Times New Roman" w:hAnsi="Times New Roman" w:cs="Times New Roman"/>
        </w:rPr>
        <w:t>%</w:t>
      </w:r>
      <w:r w:rsidR="00F8270F" w:rsidRPr="00C85498">
        <w:rPr>
          <w:rFonts w:ascii="Times New Roman" w:hAnsi="Times New Roman" w:cs="Times New Roman"/>
        </w:rPr>
        <w:t>,</w:t>
      </w:r>
      <w:r w:rsidR="00397383" w:rsidRPr="00C85498">
        <w:rPr>
          <w:rFonts w:ascii="Times New Roman" w:hAnsi="Times New Roman" w:cs="Times New Roman"/>
        </w:rPr>
        <w:t xml:space="preserve"> seguido por el </w:t>
      </w:r>
      <w:r w:rsidR="00BC2B37" w:rsidRPr="00C85498">
        <w:rPr>
          <w:rFonts w:ascii="Times New Roman" w:hAnsi="Times New Roman" w:cs="Times New Roman"/>
        </w:rPr>
        <w:t>6</w:t>
      </w:r>
      <w:r w:rsidR="00397383" w:rsidRPr="00C85498">
        <w:rPr>
          <w:rFonts w:ascii="Times New Roman" w:hAnsi="Times New Roman" w:cs="Times New Roman"/>
        </w:rPr>
        <w:t xml:space="preserve"> y el 5 (22,7% y 15,</w:t>
      </w:r>
      <w:r w:rsidR="00BC2B37" w:rsidRPr="00C85498">
        <w:rPr>
          <w:rFonts w:ascii="Times New Roman" w:hAnsi="Times New Roman" w:cs="Times New Roman"/>
        </w:rPr>
        <w:t>6</w:t>
      </w:r>
      <w:r w:rsidR="00397383" w:rsidRPr="00C85498">
        <w:rPr>
          <w:rFonts w:ascii="Times New Roman" w:hAnsi="Times New Roman" w:cs="Times New Roman"/>
        </w:rPr>
        <w:t>%, respectivamente).</w:t>
      </w:r>
      <w:r w:rsidRPr="00C85498">
        <w:rPr>
          <w:rFonts w:ascii="Times New Roman" w:hAnsi="Times New Roman" w:cs="Times New Roman"/>
        </w:rPr>
        <w:t xml:space="preserve"> </w:t>
      </w:r>
      <w:r w:rsidR="00397383" w:rsidRPr="00C85498">
        <w:rPr>
          <w:rFonts w:ascii="Times New Roman" w:hAnsi="Times New Roman" w:cs="Times New Roman"/>
        </w:rPr>
        <w:t>Dinamarca muestra una distribución muy similar a la alemana con mayor prepondera</w:t>
      </w:r>
      <w:r w:rsidR="004D6285" w:rsidRPr="00C85498">
        <w:rPr>
          <w:rFonts w:ascii="Times New Roman" w:hAnsi="Times New Roman" w:cs="Times New Roman"/>
        </w:rPr>
        <w:t>ncia</w:t>
      </w:r>
      <w:r w:rsidR="00397383" w:rsidRPr="00C85498">
        <w:rPr>
          <w:rFonts w:ascii="Times New Roman" w:hAnsi="Times New Roman" w:cs="Times New Roman"/>
        </w:rPr>
        <w:t xml:space="preserve"> de los ocupados de alta calificación. Ello lleva a que el perfil 9 muestre uno de los porcentaje</w:t>
      </w:r>
      <w:r w:rsidR="005C0CFC" w:rsidRPr="00C85498">
        <w:rPr>
          <w:rFonts w:ascii="Times New Roman" w:hAnsi="Times New Roman" w:cs="Times New Roman"/>
        </w:rPr>
        <w:t>s</w:t>
      </w:r>
      <w:r w:rsidR="00397383" w:rsidRPr="00C85498">
        <w:rPr>
          <w:rFonts w:ascii="Times New Roman" w:hAnsi="Times New Roman" w:cs="Times New Roman"/>
        </w:rPr>
        <w:t xml:space="preserve"> más elevados del </w:t>
      </w:r>
      <w:r w:rsidR="00397383" w:rsidRPr="00C85498">
        <w:rPr>
          <w:rFonts w:ascii="Times New Roman" w:hAnsi="Times New Roman" w:cs="Times New Roman"/>
          <w:i/>
        </w:rPr>
        <w:t xml:space="preserve">set: </w:t>
      </w:r>
      <w:r w:rsidR="00397383" w:rsidRPr="00C85498">
        <w:rPr>
          <w:rFonts w:ascii="Times New Roman" w:hAnsi="Times New Roman" w:cs="Times New Roman"/>
        </w:rPr>
        <w:t>28,</w:t>
      </w:r>
      <w:r w:rsidR="00B67E28" w:rsidRPr="00C85498">
        <w:rPr>
          <w:rFonts w:ascii="Times New Roman" w:hAnsi="Times New Roman" w:cs="Times New Roman"/>
        </w:rPr>
        <w:t>6</w:t>
      </w:r>
      <w:r w:rsidR="00397383" w:rsidRPr="00C85498">
        <w:rPr>
          <w:rFonts w:ascii="Times New Roman" w:hAnsi="Times New Roman" w:cs="Times New Roman"/>
        </w:rPr>
        <w:t xml:space="preserve">%. </w:t>
      </w:r>
    </w:p>
    <w:p w14:paraId="5BCD8412" w14:textId="1B26632A" w:rsidR="00EE34AF" w:rsidRPr="00C85498" w:rsidRDefault="004D628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Los datos de </w:t>
      </w:r>
      <w:r w:rsidR="007531E5" w:rsidRPr="00C85498">
        <w:rPr>
          <w:rFonts w:ascii="Times New Roman" w:hAnsi="Times New Roman" w:cs="Times New Roman"/>
        </w:rPr>
        <w:t>Francia</w:t>
      </w:r>
      <w:r w:rsidR="008A199D" w:rsidRPr="00C85498">
        <w:rPr>
          <w:rFonts w:ascii="Times New Roman" w:hAnsi="Times New Roman" w:cs="Times New Roman"/>
        </w:rPr>
        <w:t xml:space="preserve"> </w:t>
      </w:r>
      <w:r w:rsidRPr="00C85498">
        <w:rPr>
          <w:rFonts w:ascii="Times New Roman" w:hAnsi="Times New Roman" w:cs="Times New Roman"/>
        </w:rPr>
        <w:t xml:space="preserve">muestran una situación muy similar a Alemania y </w:t>
      </w:r>
      <w:r w:rsidR="00E2726B" w:rsidRPr="00C85498">
        <w:rPr>
          <w:rFonts w:ascii="Times New Roman" w:hAnsi="Times New Roman" w:cs="Times New Roman"/>
        </w:rPr>
        <w:t>Dinamarca,</w:t>
      </w:r>
      <w:r w:rsidRPr="00C85498">
        <w:rPr>
          <w:rFonts w:ascii="Times New Roman" w:hAnsi="Times New Roman" w:cs="Times New Roman"/>
        </w:rPr>
        <w:t xml:space="preserve"> pero con mayor relevancia de los establecimientos pequeños, que alcanzan un peso del 29,4% de los ocupados, en detrimento de los medianos. </w:t>
      </w:r>
      <w:proofErr w:type="gramStart"/>
      <w:r w:rsidRPr="00C85498">
        <w:rPr>
          <w:rFonts w:ascii="Times New Roman" w:hAnsi="Times New Roman" w:cs="Times New Roman"/>
        </w:rPr>
        <w:t>En relación a</w:t>
      </w:r>
      <w:proofErr w:type="gramEnd"/>
      <w:r w:rsidRPr="00C85498">
        <w:rPr>
          <w:rFonts w:ascii="Times New Roman" w:hAnsi="Times New Roman" w:cs="Times New Roman"/>
        </w:rPr>
        <w:t xml:space="preserve"> las calificaciones, exhibe una distribución casi idéntica a la de esos países. </w:t>
      </w:r>
      <w:r w:rsidR="00575EED" w:rsidRPr="00C85498">
        <w:rPr>
          <w:rFonts w:ascii="Times New Roman" w:hAnsi="Times New Roman" w:cs="Times New Roman"/>
        </w:rPr>
        <w:t xml:space="preserve">De esta manera, los perfiles más relevantes son el 9, el </w:t>
      </w:r>
      <w:r w:rsidR="0084697E" w:rsidRPr="00C85498">
        <w:rPr>
          <w:rFonts w:ascii="Times New Roman" w:hAnsi="Times New Roman" w:cs="Times New Roman"/>
        </w:rPr>
        <w:t>6</w:t>
      </w:r>
      <w:r w:rsidR="00575EED" w:rsidRPr="00C85498">
        <w:rPr>
          <w:rFonts w:ascii="Times New Roman" w:hAnsi="Times New Roman" w:cs="Times New Roman"/>
        </w:rPr>
        <w:t xml:space="preserve"> y el </w:t>
      </w:r>
      <w:r w:rsidR="006F51C4" w:rsidRPr="00C85498">
        <w:rPr>
          <w:rFonts w:ascii="Times New Roman" w:hAnsi="Times New Roman" w:cs="Times New Roman"/>
        </w:rPr>
        <w:t>4</w:t>
      </w:r>
      <w:r w:rsidR="00575EED" w:rsidRPr="00C85498">
        <w:rPr>
          <w:rFonts w:ascii="Times New Roman" w:hAnsi="Times New Roman" w:cs="Times New Roman"/>
        </w:rPr>
        <w:t xml:space="preserve"> (26,3%, 17,8% y 16,</w:t>
      </w:r>
      <w:r w:rsidR="00F27BE9" w:rsidRPr="00C85498">
        <w:rPr>
          <w:rFonts w:ascii="Times New Roman" w:hAnsi="Times New Roman" w:cs="Times New Roman"/>
        </w:rPr>
        <w:t>3</w:t>
      </w:r>
      <w:r w:rsidR="00575EED" w:rsidRPr="00C85498">
        <w:rPr>
          <w:rFonts w:ascii="Times New Roman" w:hAnsi="Times New Roman" w:cs="Times New Roman"/>
        </w:rPr>
        <w:t>%, respectivamente)</w:t>
      </w:r>
      <w:r w:rsidR="00DB0BB5" w:rsidRPr="00C85498">
        <w:rPr>
          <w:rFonts w:ascii="Times New Roman" w:hAnsi="Times New Roman" w:cs="Times New Roman"/>
        </w:rPr>
        <w:t>.</w:t>
      </w:r>
      <w:r w:rsidR="0044372B" w:rsidRPr="00C85498">
        <w:rPr>
          <w:rFonts w:ascii="Times New Roman" w:hAnsi="Times New Roman" w:cs="Times New Roman"/>
        </w:rPr>
        <w:t xml:space="preserve"> </w:t>
      </w:r>
      <w:r w:rsidR="00697878" w:rsidRPr="00C85498">
        <w:rPr>
          <w:rFonts w:ascii="Times New Roman" w:hAnsi="Times New Roman" w:cs="Times New Roman"/>
        </w:rPr>
        <w:t>Reino Unido presenta una distribución muy parecida a la alemana o danesa</w:t>
      </w:r>
      <w:r w:rsidR="006967E4" w:rsidRPr="00C85498">
        <w:rPr>
          <w:rFonts w:ascii="Times New Roman" w:hAnsi="Times New Roman" w:cs="Times New Roman"/>
        </w:rPr>
        <w:t>, c</w:t>
      </w:r>
      <w:r w:rsidR="00697878" w:rsidRPr="00C85498">
        <w:rPr>
          <w:rFonts w:ascii="Times New Roman" w:hAnsi="Times New Roman" w:cs="Times New Roman"/>
        </w:rPr>
        <w:t>on un peso muy relevante de los establecimientos grandes (49,</w:t>
      </w:r>
      <w:r w:rsidR="00143614" w:rsidRPr="00C85498">
        <w:rPr>
          <w:rFonts w:ascii="Times New Roman" w:hAnsi="Times New Roman" w:cs="Times New Roman"/>
        </w:rPr>
        <w:t>8</w:t>
      </w:r>
      <w:r w:rsidR="00697878" w:rsidRPr="00C85498">
        <w:rPr>
          <w:rFonts w:ascii="Times New Roman" w:hAnsi="Times New Roman" w:cs="Times New Roman"/>
        </w:rPr>
        <w:t>%) y también de ocupados de alta calificación (49,2%). En este sentido, el perfil más relevante es el 9 (27,</w:t>
      </w:r>
      <w:r w:rsidR="00995054" w:rsidRPr="00C85498">
        <w:rPr>
          <w:rFonts w:ascii="Times New Roman" w:hAnsi="Times New Roman" w:cs="Times New Roman"/>
        </w:rPr>
        <w:t>3</w:t>
      </w:r>
      <w:r w:rsidR="00697878" w:rsidRPr="00C85498">
        <w:rPr>
          <w:rFonts w:ascii="Times New Roman" w:hAnsi="Times New Roman" w:cs="Times New Roman"/>
        </w:rPr>
        <w:t xml:space="preserve">%) seguido por el </w:t>
      </w:r>
      <w:r w:rsidR="00995054" w:rsidRPr="00C85498">
        <w:rPr>
          <w:rFonts w:ascii="Times New Roman" w:hAnsi="Times New Roman" w:cs="Times New Roman"/>
        </w:rPr>
        <w:t>6</w:t>
      </w:r>
      <w:r w:rsidR="00697878" w:rsidRPr="00C85498">
        <w:rPr>
          <w:rFonts w:ascii="Times New Roman" w:hAnsi="Times New Roman" w:cs="Times New Roman"/>
        </w:rPr>
        <w:t xml:space="preserve"> y el 5 (17,9% y 14,</w:t>
      </w:r>
      <w:r w:rsidR="00995054" w:rsidRPr="00C85498">
        <w:rPr>
          <w:rFonts w:ascii="Times New Roman" w:hAnsi="Times New Roman" w:cs="Times New Roman"/>
        </w:rPr>
        <w:t>3</w:t>
      </w:r>
      <w:r w:rsidR="00697878" w:rsidRPr="00C85498">
        <w:rPr>
          <w:rFonts w:ascii="Times New Roman" w:hAnsi="Times New Roman" w:cs="Times New Roman"/>
        </w:rPr>
        <w:t xml:space="preserve">%). </w:t>
      </w:r>
      <w:r w:rsidR="00E3711B" w:rsidRPr="00C85498">
        <w:rPr>
          <w:rFonts w:ascii="Times New Roman" w:hAnsi="Times New Roman" w:cs="Times New Roman"/>
        </w:rPr>
        <w:lastRenderedPageBreak/>
        <w:t xml:space="preserve">Finalmente, </w:t>
      </w:r>
      <w:r w:rsidR="007531E5" w:rsidRPr="00C85498">
        <w:rPr>
          <w:rFonts w:ascii="Times New Roman" w:hAnsi="Times New Roman" w:cs="Times New Roman"/>
        </w:rPr>
        <w:t>Estados Unidos</w:t>
      </w:r>
      <w:r w:rsidR="00E3711B" w:rsidRPr="00C85498">
        <w:rPr>
          <w:rFonts w:ascii="Times New Roman" w:hAnsi="Times New Roman" w:cs="Times New Roman"/>
        </w:rPr>
        <w:t xml:space="preserve"> se presenta como una versión extrema de Alemania, Dinamarca y Reino Unido. Los ocupados en establecimientos grandes alcanzan el 65,</w:t>
      </w:r>
      <w:r w:rsidR="00D10BC1" w:rsidRPr="00C85498">
        <w:rPr>
          <w:rFonts w:ascii="Times New Roman" w:hAnsi="Times New Roman" w:cs="Times New Roman"/>
        </w:rPr>
        <w:t>9</w:t>
      </w:r>
      <w:r w:rsidR="00E3711B" w:rsidRPr="00C85498">
        <w:rPr>
          <w:rFonts w:ascii="Times New Roman" w:hAnsi="Times New Roman" w:cs="Times New Roman"/>
        </w:rPr>
        <w:t xml:space="preserve">% de los ocupados, con un </w:t>
      </w:r>
      <w:r w:rsidR="00CD6D6E" w:rsidRPr="00C85498">
        <w:rPr>
          <w:rFonts w:ascii="Times New Roman" w:hAnsi="Times New Roman" w:cs="Times New Roman"/>
        </w:rPr>
        <w:t>18,9</w:t>
      </w:r>
      <w:r w:rsidR="00E3711B" w:rsidRPr="00C85498">
        <w:rPr>
          <w:rFonts w:ascii="Times New Roman" w:hAnsi="Times New Roman" w:cs="Times New Roman"/>
        </w:rPr>
        <w:t>% de los pequeños y 15</w:t>
      </w:r>
      <w:r w:rsidR="004D72E8" w:rsidRPr="00C85498">
        <w:rPr>
          <w:rFonts w:ascii="Times New Roman" w:hAnsi="Times New Roman" w:cs="Times New Roman"/>
        </w:rPr>
        <w:t>,1</w:t>
      </w:r>
      <w:r w:rsidR="00E3711B" w:rsidRPr="00C85498">
        <w:rPr>
          <w:rFonts w:ascii="Times New Roman" w:hAnsi="Times New Roman" w:cs="Times New Roman"/>
        </w:rPr>
        <w:t>% de los medianos. Pero, en términos de calificación</w:t>
      </w:r>
      <w:r w:rsidR="002B7498" w:rsidRPr="00C85498">
        <w:rPr>
          <w:rFonts w:ascii="Times New Roman" w:hAnsi="Times New Roman" w:cs="Times New Roman"/>
        </w:rPr>
        <w:t>,</w:t>
      </w:r>
      <w:r w:rsidR="00E3711B" w:rsidRPr="00C85498">
        <w:rPr>
          <w:rFonts w:ascii="Times New Roman" w:hAnsi="Times New Roman" w:cs="Times New Roman"/>
        </w:rPr>
        <w:t xml:space="preserve"> se encuentra en sus mismos niveles. </w:t>
      </w:r>
      <w:r w:rsidR="002B7498" w:rsidRPr="00C85498">
        <w:rPr>
          <w:rFonts w:ascii="Times New Roman" w:hAnsi="Times New Roman" w:cs="Times New Roman"/>
        </w:rPr>
        <w:t>L</w:t>
      </w:r>
      <w:r w:rsidR="00E3711B" w:rsidRPr="00C85498">
        <w:rPr>
          <w:rFonts w:ascii="Times New Roman" w:hAnsi="Times New Roman" w:cs="Times New Roman"/>
        </w:rPr>
        <w:t xml:space="preserve">os perfiles más relevantes </w:t>
      </w:r>
      <w:r w:rsidR="002B7498" w:rsidRPr="00C85498">
        <w:rPr>
          <w:rFonts w:ascii="Times New Roman" w:hAnsi="Times New Roman" w:cs="Times New Roman"/>
        </w:rPr>
        <w:t xml:space="preserve">en el caso estadounidense </w:t>
      </w:r>
      <w:r w:rsidR="00E3711B" w:rsidRPr="00C85498">
        <w:rPr>
          <w:rFonts w:ascii="Times New Roman" w:hAnsi="Times New Roman" w:cs="Times New Roman"/>
        </w:rPr>
        <w:t>son el 9 (3</w:t>
      </w:r>
      <w:r w:rsidR="004D72E8" w:rsidRPr="00C85498">
        <w:rPr>
          <w:rFonts w:ascii="Times New Roman" w:hAnsi="Times New Roman" w:cs="Times New Roman"/>
        </w:rPr>
        <w:t>3,4</w:t>
      </w:r>
      <w:r w:rsidR="00E3711B" w:rsidRPr="00C85498">
        <w:rPr>
          <w:rFonts w:ascii="Times New Roman" w:hAnsi="Times New Roman" w:cs="Times New Roman"/>
        </w:rPr>
        <w:t xml:space="preserve">%) y el </w:t>
      </w:r>
      <w:r w:rsidR="004D72E8" w:rsidRPr="00C85498">
        <w:rPr>
          <w:rFonts w:ascii="Times New Roman" w:hAnsi="Times New Roman" w:cs="Times New Roman"/>
        </w:rPr>
        <w:t xml:space="preserve">6 </w:t>
      </w:r>
      <w:r w:rsidR="00E3711B" w:rsidRPr="00C85498">
        <w:rPr>
          <w:rFonts w:ascii="Times New Roman" w:hAnsi="Times New Roman" w:cs="Times New Roman"/>
        </w:rPr>
        <w:t>(25,7%), que representan conjuntamente más del 5</w:t>
      </w:r>
      <w:r w:rsidR="000A67AC" w:rsidRPr="00C85498">
        <w:rPr>
          <w:rFonts w:ascii="Times New Roman" w:hAnsi="Times New Roman" w:cs="Times New Roman"/>
        </w:rPr>
        <w:t>9</w:t>
      </w:r>
      <w:r w:rsidR="00E3711B" w:rsidRPr="00C85498">
        <w:rPr>
          <w:rFonts w:ascii="Times New Roman" w:hAnsi="Times New Roman" w:cs="Times New Roman"/>
        </w:rPr>
        <w:t>% del empleo.</w:t>
      </w:r>
    </w:p>
    <w:p w14:paraId="65E88DDB" w14:textId="2AB70000" w:rsidR="00E90361" w:rsidRPr="00C85498" w:rsidRDefault="00790F60" w:rsidP="004467DB">
      <w:pPr>
        <w:spacing w:after="120" w:line="240" w:lineRule="auto"/>
        <w:ind w:firstLine="397"/>
        <w:jc w:val="both"/>
        <w:rPr>
          <w:rFonts w:ascii="Times New Roman" w:hAnsi="Times New Roman" w:cs="Times New Roman"/>
        </w:rPr>
      </w:pPr>
      <w:commentRangeStart w:id="205"/>
      <w:commentRangeStart w:id="206"/>
      <w:r w:rsidRPr="00C85498">
        <w:rPr>
          <w:rFonts w:ascii="Times New Roman" w:hAnsi="Times New Roman" w:cs="Times New Roman"/>
        </w:rPr>
        <w:t>En</w:t>
      </w:r>
      <w:r w:rsidR="009611C7" w:rsidRPr="00C85498">
        <w:rPr>
          <w:rFonts w:ascii="Times New Roman" w:hAnsi="Times New Roman" w:cs="Times New Roman"/>
        </w:rPr>
        <w:t xml:space="preserve"> términos generales, la evidencia sugiere que el desarrollo productivo de las economías nacionales (estimado en términos de productividad relativa) se traduce en un cierto tipo de estructura ocupacional (según los perfiles construidos). Así es que en los países con rezago productivo hay una mayor cantidad de empleo en unidades productivas pequeñas y medianas, mientras que se registra una menor participación de puestos de trabajo de alta calificación. Por el contrario, en los países de mayor desarrollo, hay más empleo que se lleva a cabo en grandes unidades productivas y que consiste en tareas de calificación</w:t>
      </w:r>
      <w:r w:rsidR="000D264A" w:rsidRPr="00C85498">
        <w:rPr>
          <w:rFonts w:ascii="Times New Roman" w:hAnsi="Times New Roman" w:cs="Times New Roman"/>
        </w:rPr>
        <w:t xml:space="preserve"> alta</w:t>
      </w:r>
      <w:r w:rsidR="009611C7" w:rsidRPr="00C85498">
        <w:rPr>
          <w:rFonts w:ascii="Times New Roman" w:hAnsi="Times New Roman" w:cs="Times New Roman"/>
        </w:rPr>
        <w:t>.</w:t>
      </w:r>
      <w:commentRangeEnd w:id="205"/>
      <w:r w:rsidR="00D96272">
        <w:rPr>
          <w:rStyle w:val="Refdecomentario"/>
        </w:rPr>
        <w:commentReference w:id="205"/>
      </w:r>
      <w:commentRangeEnd w:id="206"/>
      <w:r w:rsidR="008E5E4C">
        <w:rPr>
          <w:rStyle w:val="Refdecomentario"/>
        </w:rPr>
        <w:commentReference w:id="206"/>
      </w:r>
    </w:p>
    <w:p w14:paraId="362677FD" w14:textId="77777777" w:rsidR="009611C7" w:rsidRPr="00C85498" w:rsidRDefault="009611C7" w:rsidP="00DA1286">
      <w:pPr>
        <w:spacing w:after="120" w:line="240" w:lineRule="auto"/>
        <w:jc w:val="both"/>
        <w:rPr>
          <w:rFonts w:ascii="Times New Roman" w:hAnsi="Times New Roman" w:cs="Times New Roman"/>
        </w:rPr>
      </w:pPr>
    </w:p>
    <w:p w14:paraId="2AFF83DA" w14:textId="493BFA0C" w:rsidR="007F288E" w:rsidRPr="00702D9A" w:rsidRDefault="007F288E" w:rsidP="00DA1286">
      <w:pPr>
        <w:pStyle w:val="Prrafodelista"/>
        <w:numPr>
          <w:ilvl w:val="1"/>
          <w:numId w:val="1"/>
        </w:numPr>
        <w:spacing w:after="120" w:line="240" w:lineRule="auto"/>
        <w:rPr>
          <w:rFonts w:ascii="Times New Roman" w:hAnsi="Times New Roman" w:cs="Times New Roman"/>
          <w:b/>
          <w:bCs/>
        </w:rPr>
      </w:pPr>
      <w:r w:rsidRPr="00702D9A">
        <w:rPr>
          <w:rFonts w:ascii="Times New Roman" w:hAnsi="Times New Roman" w:cs="Times New Roman"/>
          <w:b/>
          <w:bCs/>
        </w:rPr>
        <w:t>Precariedad e ingreso</w:t>
      </w:r>
      <w:r w:rsidR="001D69C4" w:rsidRPr="00702D9A">
        <w:rPr>
          <w:rFonts w:ascii="Times New Roman" w:hAnsi="Times New Roman" w:cs="Times New Roman"/>
          <w:b/>
          <w:bCs/>
        </w:rPr>
        <w:t>s</w:t>
      </w:r>
      <w:r w:rsidRPr="00702D9A">
        <w:rPr>
          <w:rFonts w:ascii="Times New Roman" w:hAnsi="Times New Roman" w:cs="Times New Roman"/>
          <w:b/>
          <w:bCs/>
        </w:rPr>
        <w:t xml:space="preserve"> por perfiles ocupacionales</w:t>
      </w:r>
    </w:p>
    <w:p w14:paraId="2FF46310" w14:textId="52DE789B" w:rsidR="00185A04" w:rsidRPr="00C85498" w:rsidRDefault="005236F4"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esta sección</w:t>
      </w:r>
      <w:r w:rsidR="009E447D" w:rsidRPr="00C85498">
        <w:rPr>
          <w:rFonts w:ascii="Times New Roman" w:hAnsi="Times New Roman" w:cs="Times New Roman"/>
        </w:rPr>
        <w:t xml:space="preserve"> </w:t>
      </w:r>
      <w:r w:rsidRPr="00C85498">
        <w:rPr>
          <w:rFonts w:ascii="Times New Roman" w:hAnsi="Times New Roman" w:cs="Times New Roman"/>
        </w:rPr>
        <w:t>nos concentraremos en analizar la situación de los puestos de trabajo de cada uno</w:t>
      </w:r>
      <w:r w:rsidR="00311E92" w:rsidRPr="00C85498">
        <w:rPr>
          <w:rFonts w:ascii="Times New Roman" w:hAnsi="Times New Roman" w:cs="Times New Roman"/>
        </w:rPr>
        <w:t xml:space="preserve"> de los perfiles ocupacionales recién presentados</w:t>
      </w:r>
      <w:r w:rsidRPr="00C85498">
        <w:rPr>
          <w:rFonts w:ascii="Times New Roman" w:hAnsi="Times New Roman" w:cs="Times New Roman"/>
        </w:rPr>
        <w:t>. En primer lugar, veremos cómo incide sobre cada uno la presión del desempleo</w:t>
      </w:r>
      <w:r w:rsidR="00A574A8" w:rsidRPr="00C85498">
        <w:rPr>
          <w:rFonts w:ascii="Times New Roman" w:hAnsi="Times New Roman" w:cs="Times New Roman"/>
        </w:rPr>
        <w:t xml:space="preserve"> -como indicador de la competencia con la sobrepoblación relativa-</w:t>
      </w:r>
      <w:r w:rsidRPr="00C85498">
        <w:rPr>
          <w:rFonts w:ascii="Times New Roman" w:hAnsi="Times New Roman" w:cs="Times New Roman"/>
        </w:rPr>
        <w:t>, luego se presenta</w:t>
      </w:r>
      <w:r w:rsidR="00602B46" w:rsidRPr="00C85498">
        <w:rPr>
          <w:rFonts w:ascii="Times New Roman" w:hAnsi="Times New Roman" w:cs="Times New Roman"/>
        </w:rPr>
        <w:t>rá</w:t>
      </w:r>
      <w:r w:rsidR="005271F4" w:rsidRPr="00C85498">
        <w:rPr>
          <w:rFonts w:ascii="Times New Roman" w:hAnsi="Times New Roman" w:cs="Times New Roman"/>
        </w:rPr>
        <w:t>n los indicadores vinculados a las distintas expresiones de la</w:t>
      </w:r>
      <w:r w:rsidR="00602B46" w:rsidRPr="00C85498">
        <w:rPr>
          <w:rFonts w:ascii="Times New Roman" w:hAnsi="Times New Roman" w:cs="Times New Roman"/>
        </w:rPr>
        <w:t xml:space="preserve"> precariedad</w:t>
      </w:r>
      <w:r w:rsidR="006B13BB" w:rsidRPr="00C85498">
        <w:rPr>
          <w:rFonts w:ascii="Times New Roman" w:hAnsi="Times New Roman" w:cs="Times New Roman"/>
        </w:rPr>
        <w:t xml:space="preserve"> </w:t>
      </w:r>
      <w:r w:rsidR="00A574A8" w:rsidRPr="00C85498">
        <w:rPr>
          <w:rFonts w:ascii="Times New Roman" w:hAnsi="Times New Roman" w:cs="Times New Roman"/>
        </w:rPr>
        <w:t xml:space="preserve">-lo que mostrará las particularidades de cada país y su intensidad- </w:t>
      </w:r>
      <w:r w:rsidR="006B13BB" w:rsidRPr="00C85498">
        <w:rPr>
          <w:rFonts w:ascii="Times New Roman" w:hAnsi="Times New Roman" w:cs="Times New Roman"/>
        </w:rPr>
        <w:t xml:space="preserve">y finalmente </w:t>
      </w:r>
      <w:r w:rsidR="00602B46" w:rsidRPr="00C85498">
        <w:rPr>
          <w:rFonts w:ascii="Times New Roman" w:hAnsi="Times New Roman" w:cs="Times New Roman"/>
        </w:rPr>
        <w:t xml:space="preserve">se analizarán </w:t>
      </w:r>
      <w:r w:rsidR="006B13BB" w:rsidRPr="00C85498">
        <w:rPr>
          <w:rFonts w:ascii="Times New Roman" w:hAnsi="Times New Roman" w:cs="Times New Roman"/>
        </w:rPr>
        <w:t>l</w:t>
      </w:r>
      <w:r w:rsidR="00602B46" w:rsidRPr="00C85498">
        <w:rPr>
          <w:rFonts w:ascii="Times New Roman" w:hAnsi="Times New Roman" w:cs="Times New Roman"/>
        </w:rPr>
        <w:t xml:space="preserve">os diferenciales de </w:t>
      </w:r>
      <w:r w:rsidR="006B13BB" w:rsidRPr="00C85498">
        <w:rPr>
          <w:rFonts w:ascii="Times New Roman" w:hAnsi="Times New Roman" w:cs="Times New Roman"/>
        </w:rPr>
        <w:t xml:space="preserve">ingresos </w:t>
      </w:r>
      <w:r w:rsidR="00602B46" w:rsidRPr="00C85498">
        <w:rPr>
          <w:rFonts w:ascii="Times New Roman" w:hAnsi="Times New Roman" w:cs="Times New Roman"/>
        </w:rPr>
        <w:t xml:space="preserve">de cada perfil </w:t>
      </w:r>
      <w:r w:rsidR="006B13BB" w:rsidRPr="00C85498">
        <w:rPr>
          <w:rFonts w:ascii="Times New Roman" w:hAnsi="Times New Roman" w:cs="Times New Roman"/>
        </w:rPr>
        <w:t xml:space="preserve">en </w:t>
      </w:r>
      <w:r w:rsidR="00602B46" w:rsidRPr="00C85498">
        <w:rPr>
          <w:rFonts w:ascii="Times New Roman" w:hAnsi="Times New Roman" w:cs="Times New Roman"/>
        </w:rPr>
        <w:t xml:space="preserve">su respectivo </w:t>
      </w:r>
      <w:r w:rsidR="006B13BB" w:rsidRPr="00C85498">
        <w:rPr>
          <w:rFonts w:ascii="Times New Roman" w:hAnsi="Times New Roman" w:cs="Times New Roman"/>
        </w:rPr>
        <w:t xml:space="preserve">país </w:t>
      </w:r>
      <w:r w:rsidR="002B7498" w:rsidRPr="00C85498">
        <w:rPr>
          <w:rFonts w:ascii="Times New Roman" w:hAnsi="Times New Roman" w:cs="Times New Roman"/>
        </w:rPr>
        <w:t>junto con</w:t>
      </w:r>
      <w:r w:rsidR="006B13BB" w:rsidRPr="00C85498">
        <w:rPr>
          <w:rFonts w:ascii="Times New Roman" w:hAnsi="Times New Roman" w:cs="Times New Roman"/>
        </w:rPr>
        <w:t xml:space="preserve"> su posición en términos internacionales</w:t>
      </w:r>
      <w:r w:rsidRPr="00C85498">
        <w:rPr>
          <w:rFonts w:ascii="Times New Roman" w:hAnsi="Times New Roman" w:cs="Times New Roman"/>
        </w:rPr>
        <w:t xml:space="preserve">. </w:t>
      </w:r>
    </w:p>
    <w:p w14:paraId="3BC5B883" w14:textId="77777777" w:rsidR="00733612" w:rsidRPr="00C85498" w:rsidRDefault="00733612" w:rsidP="00DA1286">
      <w:pPr>
        <w:tabs>
          <w:tab w:val="left" w:pos="3681"/>
        </w:tabs>
        <w:spacing w:after="120" w:line="240" w:lineRule="auto"/>
        <w:jc w:val="both"/>
        <w:rPr>
          <w:rFonts w:ascii="Times New Roman" w:hAnsi="Times New Roman" w:cs="Times New Roman"/>
        </w:rPr>
      </w:pPr>
    </w:p>
    <w:p w14:paraId="6EDB9E65" w14:textId="74995138" w:rsidR="007531E5" w:rsidRPr="00702D9A" w:rsidRDefault="007531E5" w:rsidP="00DA1286">
      <w:pPr>
        <w:pStyle w:val="Prrafodelista"/>
        <w:numPr>
          <w:ilvl w:val="2"/>
          <w:numId w:val="1"/>
        </w:numPr>
        <w:spacing w:after="120" w:line="240" w:lineRule="auto"/>
        <w:rPr>
          <w:rFonts w:ascii="Times New Roman" w:hAnsi="Times New Roman" w:cs="Times New Roman"/>
          <w:b/>
          <w:bCs/>
        </w:rPr>
      </w:pPr>
      <w:commentRangeStart w:id="207"/>
      <w:commentRangeStart w:id="208"/>
      <w:r w:rsidRPr="00702D9A">
        <w:rPr>
          <w:rFonts w:ascii="Times New Roman" w:hAnsi="Times New Roman" w:cs="Times New Roman"/>
          <w:b/>
          <w:bCs/>
        </w:rPr>
        <w:t>Presión de la desocupación sobre cada calificación</w:t>
      </w:r>
      <w:commentRangeEnd w:id="207"/>
      <w:r w:rsidR="00D96272">
        <w:rPr>
          <w:rStyle w:val="Refdecomentario"/>
        </w:rPr>
        <w:commentReference w:id="207"/>
      </w:r>
      <w:commentRangeEnd w:id="208"/>
      <w:r w:rsidR="004D2C76">
        <w:rPr>
          <w:rStyle w:val="Refdecomentario"/>
        </w:rPr>
        <w:commentReference w:id="208"/>
      </w:r>
    </w:p>
    <w:p w14:paraId="4ED62B44" w14:textId="4987CD40" w:rsidR="005236F4" w:rsidRPr="00C85498" w:rsidRDefault="0059513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En e</w:t>
      </w:r>
      <w:r w:rsidR="008261F2" w:rsidRPr="00C85498">
        <w:rPr>
          <w:rFonts w:ascii="Times New Roman" w:hAnsi="Times New Roman" w:cs="Times New Roman"/>
        </w:rPr>
        <w:t xml:space="preserve">l </w:t>
      </w:r>
      <w:r w:rsidR="00C70C67" w:rsidRPr="00C85498">
        <w:rPr>
          <w:rFonts w:ascii="Times New Roman" w:hAnsi="Times New Roman" w:cs="Times New Roman"/>
        </w:rPr>
        <w:t>G</w:t>
      </w:r>
      <w:r w:rsidR="008261F2" w:rsidRPr="00C85498">
        <w:rPr>
          <w:rFonts w:ascii="Times New Roman" w:hAnsi="Times New Roman" w:cs="Times New Roman"/>
        </w:rPr>
        <w:t xml:space="preserve">ráfico 3 </w:t>
      </w:r>
      <w:r w:rsidR="00AF569E" w:rsidRPr="00C85498">
        <w:rPr>
          <w:rFonts w:ascii="Times New Roman" w:hAnsi="Times New Roman" w:cs="Times New Roman"/>
        </w:rPr>
        <w:t>presentamos</w:t>
      </w:r>
      <w:r w:rsidR="008261F2" w:rsidRPr="00C85498">
        <w:rPr>
          <w:rFonts w:ascii="Times New Roman" w:hAnsi="Times New Roman" w:cs="Times New Roman"/>
        </w:rPr>
        <w:t xml:space="preserve"> el porcentaje de desocupados (con empleo anterior) que proviene de</w:t>
      </w:r>
      <w:r w:rsidR="0011393B" w:rsidRPr="00C85498">
        <w:rPr>
          <w:rFonts w:ascii="Times New Roman" w:hAnsi="Times New Roman" w:cs="Times New Roman"/>
        </w:rPr>
        <w:t xml:space="preserve"> </w:t>
      </w:r>
      <w:r w:rsidR="003D1958" w:rsidRPr="00C85498">
        <w:rPr>
          <w:rFonts w:ascii="Times New Roman" w:hAnsi="Times New Roman" w:cs="Times New Roman"/>
        </w:rPr>
        <w:t xml:space="preserve">puestos de </w:t>
      </w:r>
      <w:r w:rsidR="008261F2" w:rsidRPr="00C85498">
        <w:rPr>
          <w:rFonts w:ascii="Times New Roman" w:hAnsi="Times New Roman" w:cs="Times New Roman"/>
        </w:rPr>
        <w:t xml:space="preserve">cada </w:t>
      </w:r>
      <w:r w:rsidR="00DB0BB5" w:rsidRPr="00C85498">
        <w:rPr>
          <w:rFonts w:ascii="Times New Roman" w:hAnsi="Times New Roman" w:cs="Times New Roman"/>
        </w:rPr>
        <w:t xml:space="preserve">nivel </w:t>
      </w:r>
      <w:r w:rsidR="008261F2" w:rsidRPr="00C85498">
        <w:rPr>
          <w:rFonts w:ascii="Times New Roman" w:hAnsi="Times New Roman" w:cs="Times New Roman"/>
        </w:rPr>
        <w:t>de calificaci</w:t>
      </w:r>
      <w:r w:rsidR="00DB0BB5" w:rsidRPr="00C85498">
        <w:rPr>
          <w:rFonts w:ascii="Times New Roman" w:hAnsi="Times New Roman" w:cs="Times New Roman"/>
        </w:rPr>
        <w:t>ón</w:t>
      </w:r>
      <w:r w:rsidR="008261F2" w:rsidRPr="00C85498">
        <w:rPr>
          <w:rFonts w:ascii="Times New Roman" w:hAnsi="Times New Roman" w:cs="Times New Roman"/>
        </w:rPr>
        <w:t>, en relación con el porcentaje que dicho</w:t>
      </w:r>
      <w:r w:rsidR="00DB0BB5" w:rsidRPr="00C85498">
        <w:rPr>
          <w:rFonts w:ascii="Times New Roman" w:hAnsi="Times New Roman" w:cs="Times New Roman"/>
        </w:rPr>
        <w:t xml:space="preserve"> nivel </w:t>
      </w:r>
      <w:r w:rsidR="008261F2" w:rsidRPr="00C85498">
        <w:rPr>
          <w:rFonts w:ascii="Times New Roman" w:hAnsi="Times New Roman" w:cs="Times New Roman"/>
        </w:rPr>
        <w:t>representa en el empleo total.</w:t>
      </w:r>
    </w:p>
    <w:p w14:paraId="39C5A2C0" w14:textId="77777777" w:rsidR="001419F7" w:rsidRDefault="001419F7"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Como rasgo común a todos los países, el porcentaje de desocupados que provienen de puestos de alta calificación es marcadamente inferior a la participación que este grupo ocupa en el empleo. En el polo opuesto, los trabajadores de baja calificación representan en cada uno de los países la fracción minoritaria de la fuerza laboral ocupada, mientras que presentan una participación sustancialmente mayor entre los desocupados. </w:t>
      </w:r>
    </w:p>
    <w:p w14:paraId="4642EA92" w14:textId="77777777" w:rsidR="00FE0204" w:rsidRPr="00C85498" w:rsidRDefault="00FE0204" w:rsidP="00FE0204">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los países con rezago productivo, este aspecto se encuentra muy marcado, siendo que la participación de las calificaciones bajas entre los desocupados con empleo anterior siempre se ubica por encima del doble respecto a su participación en el empleo. El caso más exacerbado es Argentina, dónde más del 40% de la fuerza de trabajo desocupada proviene de ocupaciones de baja calificación, mientras que sólo un 15% de la población ocupada pertenece a dicho nivel. </w:t>
      </w:r>
    </w:p>
    <w:p w14:paraId="54C60553" w14:textId="77777777" w:rsidR="003D1958" w:rsidRPr="00C85498" w:rsidRDefault="003D1958" w:rsidP="00DA1286">
      <w:pPr>
        <w:tabs>
          <w:tab w:val="left" w:pos="3681"/>
        </w:tabs>
        <w:spacing w:after="120" w:line="240" w:lineRule="auto"/>
        <w:jc w:val="both"/>
        <w:rPr>
          <w:rFonts w:ascii="Times New Roman" w:hAnsi="Times New Roman" w:cs="Times New Roman"/>
        </w:rPr>
      </w:pPr>
    </w:p>
    <w:p w14:paraId="3CE05D33" w14:textId="45C7ACEB" w:rsidR="007531E5" w:rsidRPr="00C85498" w:rsidRDefault="001D69C4" w:rsidP="00DA1286">
      <w:pPr>
        <w:tabs>
          <w:tab w:val="left" w:pos="3681"/>
        </w:tabs>
        <w:spacing w:after="120" w:line="240" w:lineRule="auto"/>
        <w:rPr>
          <w:rFonts w:ascii="Times New Roman" w:hAnsi="Times New Roman" w:cs="Times New Roman"/>
        </w:rPr>
      </w:pPr>
      <w:r w:rsidRPr="00C85498">
        <w:rPr>
          <w:rFonts w:ascii="Times New Roman" w:hAnsi="Times New Roman" w:cs="Times New Roman"/>
          <w:b/>
        </w:rPr>
        <w:t xml:space="preserve">Gráfico </w:t>
      </w:r>
      <w:r w:rsidR="009E447D" w:rsidRPr="00C85498">
        <w:rPr>
          <w:rFonts w:ascii="Times New Roman" w:hAnsi="Times New Roman" w:cs="Times New Roman"/>
          <w:b/>
        </w:rPr>
        <w:t>3</w:t>
      </w:r>
      <w:r w:rsidRPr="00C85498">
        <w:rPr>
          <w:rFonts w:ascii="Times New Roman" w:hAnsi="Times New Roman" w:cs="Times New Roman"/>
          <w:b/>
        </w:rPr>
        <w:t xml:space="preserve">: </w:t>
      </w:r>
      <w:r w:rsidR="004E6B35" w:rsidRPr="00C85498">
        <w:rPr>
          <w:rFonts w:ascii="Times New Roman" w:hAnsi="Times New Roman" w:cs="Times New Roman"/>
          <w:b/>
        </w:rPr>
        <w:t>Distribución de calificaciones entre ocupados y desocupados con empleo anterior</w:t>
      </w:r>
      <w:r w:rsidRPr="00C85498">
        <w:rPr>
          <w:rFonts w:ascii="Times New Roman" w:hAnsi="Times New Roman" w:cs="Times New Roman"/>
          <w:b/>
        </w:rPr>
        <w:t>. Año 201</w:t>
      </w:r>
      <w:r w:rsidR="00F92E7D" w:rsidRPr="00C85498">
        <w:rPr>
          <w:rFonts w:ascii="Times New Roman" w:hAnsi="Times New Roman" w:cs="Times New Roman"/>
          <w:b/>
        </w:rPr>
        <w:t>8</w:t>
      </w:r>
    </w:p>
    <w:p w14:paraId="18419861" w14:textId="7E42E32B" w:rsidR="000A7517" w:rsidRPr="00C85498" w:rsidRDefault="009C26AD" w:rsidP="00DA1286">
      <w:pPr>
        <w:tabs>
          <w:tab w:val="left" w:pos="3681"/>
        </w:tabs>
        <w:spacing w:after="120" w:line="240" w:lineRule="auto"/>
        <w:jc w:val="center"/>
        <w:rPr>
          <w:rFonts w:ascii="Times New Roman" w:hAnsi="Times New Roman" w:cs="Times New Roman"/>
          <w:b/>
          <w:bCs/>
        </w:rPr>
      </w:pPr>
      <w:r>
        <w:rPr>
          <w:noProof/>
          <w:lang w:eastAsia="es-AR"/>
        </w:rPr>
        <w:lastRenderedPageBreak/>
        <w:drawing>
          <wp:inline distT="0" distB="0" distL="0" distR="0" wp14:anchorId="6711F782" wp14:editId="7CD688CB">
            <wp:extent cx="5967603" cy="264830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3495"/>
                    <a:stretch/>
                  </pic:blipFill>
                  <pic:spPr bwMode="auto">
                    <a:xfrm>
                      <a:off x="0" y="0"/>
                      <a:ext cx="5982375" cy="2654865"/>
                    </a:xfrm>
                    <a:prstGeom prst="rect">
                      <a:avLst/>
                    </a:prstGeom>
                    <a:ln>
                      <a:noFill/>
                    </a:ln>
                    <a:extLst>
                      <a:ext uri="{53640926-AAD7-44D8-BBD7-CCE9431645EC}">
                        <a14:shadowObscured xmlns:a14="http://schemas.microsoft.com/office/drawing/2010/main"/>
                      </a:ext>
                    </a:extLst>
                  </pic:spPr>
                </pic:pic>
              </a:graphicData>
            </a:graphic>
          </wp:inline>
        </w:drawing>
      </w:r>
    </w:p>
    <w:p w14:paraId="11CF292D" w14:textId="2A381E0B" w:rsidR="002B4DAE" w:rsidRPr="00C85498" w:rsidRDefault="002B4DAE" w:rsidP="00DA1286">
      <w:pPr>
        <w:tabs>
          <w:tab w:val="left" w:pos="3681"/>
        </w:tabs>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4328A124" w14:textId="77777777" w:rsidR="001419F7" w:rsidRPr="00C85498" w:rsidRDefault="009E447D"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otro polo, </w:t>
      </w:r>
      <w:r w:rsidR="00C10F85" w:rsidRPr="00C85498">
        <w:rPr>
          <w:rFonts w:ascii="Times New Roman" w:hAnsi="Times New Roman" w:cs="Times New Roman"/>
        </w:rPr>
        <w:t xml:space="preserve">dentro del grupo de países con mayor desarrollo, </w:t>
      </w:r>
      <w:r w:rsidRPr="00C85498">
        <w:rPr>
          <w:rFonts w:ascii="Times New Roman" w:hAnsi="Times New Roman" w:cs="Times New Roman"/>
        </w:rPr>
        <w:t xml:space="preserve">Alemania, Francia y Reino Unido </w:t>
      </w:r>
      <w:r w:rsidR="006F6A88" w:rsidRPr="00C85498">
        <w:rPr>
          <w:rFonts w:ascii="Times New Roman" w:hAnsi="Times New Roman" w:cs="Times New Roman"/>
        </w:rPr>
        <w:t>presentan un bajo nivel de</w:t>
      </w:r>
      <w:r w:rsidRPr="00C85498">
        <w:rPr>
          <w:rFonts w:ascii="Times New Roman" w:hAnsi="Times New Roman" w:cs="Times New Roman"/>
        </w:rPr>
        <w:t xml:space="preserve"> participación del segmento de baja calificación en el desempleo (inferior al 20%)</w:t>
      </w:r>
      <w:r w:rsidR="006F6A88" w:rsidRPr="00C85498">
        <w:rPr>
          <w:rFonts w:ascii="Times New Roman" w:hAnsi="Times New Roman" w:cs="Times New Roman"/>
        </w:rPr>
        <w:t>, aunque siempre en un nivel mayor a la participación de este estrato en el empleo total.</w:t>
      </w:r>
      <w:r w:rsidR="00EA6BEF" w:rsidRPr="00C85498">
        <w:rPr>
          <w:rFonts w:ascii="Times New Roman" w:hAnsi="Times New Roman" w:cs="Times New Roman"/>
        </w:rPr>
        <w:t xml:space="preserve"> </w:t>
      </w:r>
    </w:p>
    <w:p w14:paraId="79F865BD" w14:textId="7F014DB2" w:rsidR="009E447D" w:rsidRPr="00C85498" w:rsidRDefault="00C10F8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M</w:t>
      </w:r>
      <w:r w:rsidR="00EA6BEF" w:rsidRPr="00C85498">
        <w:rPr>
          <w:rFonts w:ascii="Times New Roman" w:hAnsi="Times New Roman" w:cs="Times New Roman"/>
        </w:rPr>
        <w:t xml:space="preserve">ás </w:t>
      </w:r>
      <w:r w:rsidR="009E447D" w:rsidRPr="00C85498">
        <w:rPr>
          <w:rFonts w:ascii="Times New Roman" w:hAnsi="Times New Roman" w:cs="Times New Roman"/>
        </w:rPr>
        <w:t>allá de estas diferencias</w:t>
      </w:r>
      <w:r w:rsidR="008261F2" w:rsidRPr="00C85498">
        <w:rPr>
          <w:rFonts w:ascii="Times New Roman" w:hAnsi="Times New Roman" w:cs="Times New Roman"/>
        </w:rPr>
        <w:t>,</w:t>
      </w:r>
      <w:r w:rsidR="002A0ED6" w:rsidRPr="00C85498">
        <w:rPr>
          <w:rFonts w:ascii="Times New Roman" w:hAnsi="Times New Roman" w:cs="Times New Roman"/>
        </w:rPr>
        <w:t xml:space="preserve"> al menos para el caso argentino, se ha demostrado que </w:t>
      </w:r>
      <w:r w:rsidR="00954C3D" w:rsidRPr="00C85498">
        <w:rPr>
          <w:rFonts w:ascii="Times New Roman" w:hAnsi="Times New Roman" w:cs="Times New Roman"/>
        </w:rPr>
        <w:t>el nivel de calificación está muy vinculado a transiciones al desempleo (</w:t>
      </w:r>
      <w:proofErr w:type="spellStart"/>
      <w:r w:rsidR="00C86390" w:rsidRPr="00C85498">
        <w:rPr>
          <w:rFonts w:ascii="Times New Roman" w:hAnsi="Times New Roman" w:cs="Times New Roman"/>
        </w:rPr>
        <w:t>Cesana</w:t>
      </w:r>
      <w:proofErr w:type="spellEnd"/>
      <w:r w:rsidR="00C86390" w:rsidRPr="00C85498">
        <w:rPr>
          <w:rFonts w:ascii="Times New Roman" w:hAnsi="Times New Roman" w:cs="Times New Roman"/>
        </w:rPr>
        <w:t>, 2019</w:t>
      </w:r>
      <w:r w:rsidR="00954C3D" w:rsidRPr="00C85498">
        <w:rPr>
          <w:rFonts w:ascii="Times New Roman" w:hAnsi="Times New Roman" w:cs="Times New Roman"/>
        </w:rPr>
        <w:t>)</w:t>
      </w:r>
      <w:r w:rsidR="008261F2" w:rsidRPr="00C85498">
        <w:rPr>
          <w:rFonts w:ascii="Times New Roman" w:hAnsi="Times New Roman" w:cs="Times New Roman"/>
        </w:rPr>
        <w:t xml:space="preserve">. Como consecuencia de ello, y </w:t>
      </w:r>
      <w:r w:rsidR="00954C3D" w:rsidRPr="00C85498">
        <w:rPr>
          <w:rFonts w:ascii="Times New Roman" w:hAnsi="Times New Roman" w:cs="Times New Roman"/>
        </w:rPr>
        <w:t>en línea con lo planteado en el apartado 2, la presión</w:t>
      </w:r>
      <w:r w:rsidR="00571376" w:rsidRPr="00C85498">
        <w:rPr>
          <w:rFonts w:ascii="Times New Roman" w:hAnsi="Times New Roman" w:cs="Times New Roman"/>
        </w:rPr>
        <w:t xml:space="preserve"> sobre las condiciones de empleo de la fuerza de trabajo ocupada</w:t>
      </w:r>
      <w:r w:rsidR="00954C3D" w:rsidRPr="00C85498">
        <w:rPr>
          <w:rFonts w:ascii="Times New Roman" w:hAnsi="Times New Roman" w:cs="Times New Roman"/>
        </w:rPr>
        <w:t xml:space="preserve"> es desigual entre estos estratos, siendo el más perjudicado el de menor nivel de calificación.</w:t>
      </w:r>
    </w:p>
    <w:p w14:paraId="2403DC56" w14:textId="77777777" w:rsidR="001419F7" w:rsidRPr="00C85498" w:rsidRDefault="001419F7" w:rsidP="00DA1286">
      <w:pPr>
        <w:tabs>
          <w:tab w:val="left" w:pos="3681"/>
        </w:tabs>
        <w:spacing w:after="120" w:line="240" w:lineRule="auto"/>
        <w:jc w:val="both"/>
        <w:rPr>
          <w:rFonts w:ascii="Times New Roman" w:hAnsi="Times New Roman" w:cs="Times New Roman"/>
        </w:rPr>
      </w:pPr>
    </w:p>
    <w:p w14:paraId="2A835E81" w14:textId="68541404" w:rsidR="00602B46" w:rsidRPr="00702D9A" w:rsidRDefault="00602B46" w:rsidP="00DA1286">
      <w:pPr>
        <w:pStyle w:val="Prrafodelista"/>
        <w:numPr>
          <w:ilvl w:val="2"/>
          <w:numId w:val="1"/>
        </w:numPr>
        <w:spacing w:after="120" w:line="240" w:lineRule="auto"/>
        <w:rPr>
          <w:rFonts w:ascii="Times New Roman" w:hAnsi="Times New Roman" w:cs="Times New Roman"/>
          <w:b/>
          <w:bCs/>
        </w:rPr>
      </w:pPr>
      <w:r w:rsidRPr="00702D9A">
        <w:rPr>
          <w:rFonts w:ascii="Times New Roman" w:hAnsi="Times New Roman" w:cs="Times New Roman"/>
          <w:b/>
          <w:bCs/>
        </w:rPr>
        <w:t>Indicadores de calidad del empleo</w:t>
      </w:r>
    </w:p>
    <w:p w14:paraId="5F1CD2D9" w14:textId="1D81F1A4" w:rsidR="00FF0D07" w:rsidRPr="00C85498" w:rsidRDefault="00FF0D07"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bCs/>
        </w:rPr>
        <w:t>Como fue indicado más arriba, nuestro análisis mundial de la calidad del empleo se basa en tres expresiones de la precariedad</w:t>
      </w:r>
      <w:r w:rsidR="00162D91" w:rsidRPr="00C85498">
        <w:rPr>
          <w:rFonts w:ascii="Times New Roman" w:hAnsi="Times New Roman" w:cs="Times New Roman"/>
          <w:bCs/>
        </w:rPr>
        <w:t xml:space="preserve"> para los asalariados</w:t>
      </w:r>
      <w:r w:rsidR="00162D91" w:rsidRPr="00C85498">
        <w:rPr>
          <w:rStyle w:val="Refdenotaalpie"/>
          <w:rFonts w:ascii="Times New Roman" w:hAnsi="Times New Roman" w:cs="Times New Roman"/>
        </w:rPr>
        <w:footnoteReference w:id="23"/>
      </w:r>
      <w:r w:rsidRPr="00C85498">
        <w:rPr>
          <w:rFonts w:ascii="Times New Roman" w:hAnsi="Times New Roman" w:cs="Times New Roman"/>
          <w:bCs/>
        </w:rPr>
        <w:t xml:space="preserve">: la no realización de descuentos jubilatorios, el trabajo </w:t>
      </w:r>
      <w:proofErr w:type="spellStart"/>
      <w:r w:rsidRPr="00C85498">
        <w:rPr>
          <w:rFonts w:ascii="Times New Roman" w:hAnsi="Times New Roman" w:cs="Times New Roman"/>
          <w:bCs/>
        </w:rPr>
        <w:t>part</w:t>
      </w:r>
      <w:proofErr w:type="spellEnd"/>
      <w:r w:rsidRPr="00C85498">
        <w:rPr>
          <w:rFonts w:ascii="Times New Roman" w:hAnsi="Times New Roman" w:cs="Times New Roman"/>
          <w:bCs/>
        </w:rPr>
        <w:t xml:space="preserve">-time y los contratos por tiempo determinado. </w:t>
      </w:r>
      <w:proofErr w:type="gramStart"/>
      <w:r w:rsidR="00856352" w:rsidRPr="00C85498">
        <w:rPr>
          <w:rFonts w:ascii="Times New Roman" w:hAnsi="Times New Roman" w:cs="Times New Roman"/>
        </w:rPr>
        <w:t>En</w:t>
      </w:r>
      <w:r w:rsidR="00FB0A2F" w:rsidRPr="00C85498">
        <w:rPr>
          <w:rFonts w:ascii="Times New Roman" w:hAnsi="Times New Roman" w:cs="Times New Roman"/>
        </w:rPr>
        <w:t xml:space="preserve"> relación al</w:t>
      </w:r>
      <w:proofErr w:type="gramEnd"/>
      <w:r w:rsidR="00FB0A2F" w:rsidRPr="00C85498">
        <w:rPr>
          <w:rFonts w:ascii="Times New Roman" w:hAnsi="Times New Roman" w:cs="Times New Roman"/>
        </w:rPr>
        <w:t xml:space="preserve"> desarrollo expuesto en el apartado 2.1, la ausencia de</w:t>
      </w:r>
      <w:r w:rsidR="00A06994" w:rsidRPr="00C85498">
        <w:rPr>
          <w:rFonts w:ascii="Times New Roman" w:hAnsi="Times New Roman" w:cs="Times New Roman"/>
        </w:rPr>
        <w:t>l pago de</w:t>
      </w:r>
      <w:r w:rsidR="00FB0A2F" w:rsidRPr="00C85498">
        <w:rPr>
          <w:rFonts w:ascii="Times New Roman" w:hAnsi="Times New Roman" w:cs="Times New Roman"/>
        </w:rPr>
        <w:t xml:space="preserve"> </w:t>
      </w:r>
      <w:r w:rsidR="00A06994" w:rsidRPr="00C85498">
        <w:rPr>
          <w:rFonts w:ascii="Times New Roman" w:hAnsi="Times New Roman" w:cs="Times New Roman"/>
        </w:rPr>
        <w:t>aportes</w:t>
      </w:r>
      <w:r w:rsidR="00FB0A2F" w:rsidRPr="00C85498">
        <w:rPr>
          <w:rFonts w:ascii="Times New Roman" w:hAnsi="Times New Roman" w:cs="Times New Roman"/>
        </w:rPr>
        <w:t xml:space="preserve"> jubilatorios</w:t>
      </w:r>
      <w:r w:rsidR="00A06994" w:rsidRPr="00C85498">
        <w:rPr>
          <w:rFonts w:ascii="Times New Roman" w:hAnsi="Times New Roman" w:cs="Times New Roman"/>
        </w:rPr>
        <w:t xml:space="preserve"> </w:t>
      </w:r>
      <w:r w:rsidR="00241D84" w:rsidRPr="00C85498">
        <w:rPr>
          <w:rFonts w:ascii="Times New Roman" w:hAnsi="Times New Roman" w:cs="Times New Roman"/>
        </w:rPr>
        <w:t xml:space="preserve">es una expresión de la precariedad particularmente grave, ya que </w:t>
      </w:r>
      <w:r w:rsidR="001909C3" w:rsidRPr="00C85498">
        <w:rPr>
          <w:rFonts w:ascii="Times New Roman" w:hAnsi="Times New Roman" w:cs="Times New Roman"/>
        </w:rPr>
        <w:t xml:space="preserve">supone </w:t>
      </w:r>
      <w:r w:rsidR="00241D84" w:rsidRPr="00C85498">
        <w:rPr>
          <w:rFonts w:ascii="Times New Roman" w:hAnsi="Times New Roman" w:cs="Times New Roman"/>
        </w:rPr>
        <w:t xml:space="preserve">la falta de </w:t>
      </w:r>
      <w:r w:rsidR="00A06994" w:rsidRPr="00C85498">
        <w:rPr>
          <w:rFonts w:ascii="Times New Roman" w:hAnsi="Times New Roman" w:cs="Times New Roman"/>
        </w:rPr>
        <w:t xml:space="preserve">reconocimiento </w:t>
      </w:r>
      <w:r w:rsidR="001173C8" w:rsidRPr="00C85498">
        <w:rPr>
          <w:rFonts w:ascii="Times New Roman" w:hAnsi="Times New Roman" w:cs="Times New Roman"/>
        </w:rPr>
        <w:t xml:space="preserve">en el salario </w:t>
      </w:r>
      <w:r w:rsidR="00A06994" w:rsidRPr="00C85498">
        <w:rPr>
          <w:rFonts w:ascii="Times New Roman" w:hAnsi="Times New Roman" w:cs="Times New Roman"/>
        </w:rPr>
        <w:t xml:space="preserve">de la parte del valor de la fuerza de trabajo que se corresponde con la reproducción </w:t>
      </w:r>
      <w:r w:rsidR="001909C3" w:rsidRPr="00C85498">
        <w:rPr>
          <w:rFonts w:ascii="Times New Roman" w:hAnsi="Times New Roman" w:cs="Times New Roman"/>
        </w:rPr>
        <w:t xml:space="preserve">humana </w:t>
      </w:r>
      <w:r w:rsidR="00A06994" w:rsidRPr="00C85498">
        <w:rPr>
          <w:rFonts w:ascii="Times New Roman" w:hAnsi="Times New Roman" w:cs="Times New Roman"/>
        </w:rPr>
        <w:t xml:space="preserve">una vez agotada la capacidad productiva. </w:t>
      </w:r>
      <w:r w:rsidR="00241D84" w:rsidRPr="00C85498">
        <w:rPr>
          <w:rFonts w:ascii="Times New Roman" w:hAnsi="Times New Roman" w:cs="Times New Roman"/>
        </w:rPr>
        <w:t xml:space="preserve">A ello se le suma el hecho de que dicha </w:t>
      </w:r>
      <w:r w:rsidR="001173C8" w:rsidRPr="00C85498">
        <w:rPr>
          <w:rFonts w:ascii="Times New Roman" w:hAnsi="Times New Roman" w:cs="Times New Roman"/>
        </w:rPr>
        <w:t xml:space="preserve">expresión </w:t>
      </w:r>
      <w:r w:rsidR="00241D84" w:rsidRPr="00C85498">
        <w:rPr>
          <w:rFonts w:ascii="Times New Roman" w:hAnsi="Times New Roman" w:cs="Times New Roman"/>
        </w:rPr>
        <w:t xml:space="preserve">se asocia </w:t>
      </w:r>
      <w:r w:rsidR="001173C8" w:rsidRPr="00C85498">
        <w:rPr>
          <w:rFonts w:ascii="Times New Roman" w:hAnsi="Times New Roman" w:cs="Times New Roman"/>
        </w:rPr>
        <w:t xml:space="preserve">normalmente </w:t>
      </w:r>
      <w:r w:rsidR="00241D84" w:rsidRPr="00C85498">
        <w:rPr>
          <w:rFonts w:ascii="Times New Roman" w:hAnsi="Times New Roman" w:cs="Times New Roman"/>
        </w:rPr>
        <w:t xml:space="preserve">a </w:t>
      </w:r>
      <w:r w:rsidR="00FB0A2F" w:rsidRPr="00C85498">
        <w:rPr>
          <w:rFonts w:ascii="Times New Roman" w:hAnsi="Times New Roman" w:cs="Times New Roman"/>
        </w:rPr>
        <w:t xml:space="preserve">la ausencia de </w:t>
      </w:r>
      <w:r w:rsidR="00241D84" w:rsidRPr="00C85498">
        <w:rPr>
          <w:rFonts w:ascii="Times New Roman" w:hAnsi="Times New Roman" w:cs="Times New Roman"/>
        </w:rPr>
        <w:t xml:space="preserve">una </w:t>
      </w:r>
      <w:r w:rsidR="00FB0A2F" w:rsidRPr="00C85498">
        <w:rPr>
          <w:rFonts w:ascii="Times New Roman" w:hAnsi="Times New Roman" w:cs="Times New Roman"/>
        </w:rPr>
        <w:t xml:space="preserve">relación </w:t>
      </w:r>
      <w:r w:rsidR="00A06994" w:rsidRPr="00C85498">
        <w:rPr>
          <w:rFonts w:ascii="Times New Roman" w:hAnsi="Times New Roman" w:cs="Times New Roman"/>
        </w:rPr>
        <w:t xml:space="preserve">laboral </w:t>
      </w:r>
      <w:r w:rsidR="00FB0A2F" w:rsidRPr="00C85498">
        <w:rPr>
          <w:rFonts w:ascii="Times New Roman" w:hAnsi="Times New Roman" w:cs="Times New Roman"/>
        </w:rPr>
        <w:t>formal</w:t>
      </w:r>
      <w:r w:rsidR="00241D84" w:rsidRPr="00C85498">
        <w:rPr>
          <w:rFonts w:ascii="Times New Roman" w:hAnsi="Times New Roman" w:cs="Times New Roman"/>
        </w:rPr>
        <w:t xml:space="preserve">, con lo cual se </w:t>
      </w:r>
      <w:r w:rsidR="001173C8" w:rsidRPr="00C85498">
        <w:rPr>
          <w:rFonts w:ascii="Times New Roman" w:hAnsi="Times New Roman" w:cs="Times New Roman"/>
        </w:rPr>
        <w:t xml:space="preserve">añaden </w:t>
      </w:r>
      <w:r w:rsidR="00241D84" w:rsidRPr="00C85498">
        <w:rPr>
          <w:rFonts w:ascii="Times New Roman" w:hAnsi="Times New Roman" w:cs="Times New Roman"/>
        </w:rPr>
        <w:t xml:space="preserve">otro tipo de </w:t>
      </w:r>
      <w:r w:rsidR="001173C8" w:rsidRPr="00C85498">
        <w:rPr>
          <w:rFonts w:ascii="Times New Roman" w:hAnsi="Times New Roman" w:cs="Times New Roman"/>
        </w:rPr>
        <w:t xml:space="preserve">carencias </w:t>
      </w:r>
      <w:r w:rsidR="00241D84" w:rsidRPr="00C85498">
        <w:rPr>
          <w:rFonts w:ascii="Times New Roman" w:hAnsi="Times New Roman" w:cs="Times New Roman"/>
        </w:rPr>
        <w:t>c</w:t>
      </w:r>
      <w:r w:rsidR="001173C8" w:rsidRPr="00C85498">
        <w:rPr>
          <w:rFonts w:ascii="Times New Roman" w:hAnsi="Times New Roman" w:cs="Times New Roman"/>
        </w:rPr>
        <w:t>o</w:t>
      </w:r>
      <w:r w:rsidR="00241D84" w:rsidRPr="00C85498">
        <w:rPr>
          <w:rFonts w:ascii="Times New Roman" w:hAnsi="Times New Roman" w:cs="Times New Roman"/>
        </w:rPr>
        <w:t xml:space="preserve">mo </w:t>
      </w:r>
      <w:r w:rsidR="001173C8" w:rsidRPr="00C85498">
        <w:rPr>
          <w:rFonts w:ascii="Times New Roman" w:hAnsi="Times New Roman" w:cs="Times New Roman"/>
        </w:rPr>
        <w:t>la provisión de cobertura</w:t>
      </w:r>
      <w:r w:rsidR="00241D84" w:rsidRPr="00C85498">
        <w:rPr>
          <w:rFonts w:ascii="Times New Roman" w:hAnsi="Times New Roman" w:cs="Times New Roman"/>
        </w:rPr>
        <w:t xml:space="preserve"> </w:t>
      </w:r>
      <w:r w:rsidR="001173C8" w:rsidRPr="00C85498">
        <w:rPr>
          <w:rFonts w:ascii="Times New Roman" w:hAnsi="Times New Roman" w:cs="Times New Roman"/>
        </w:rPr>
        <w:t>médica</w:t>
      </w:r>
      <w:r w:rsidR="00241D84" w:rsidRPr="00C85498">
        <w:rPr>
          <w:rFonts w:ascii="Times New Roman" w:hAnsi="Times New Roman" w:cs="Times New Roman"/>
        </w:rPr>
        <w:t>, cobertura contra riesgos del trabajo</w:t>
      </w:r>
      <w:r w:rsidR="001173C8" w:rsidRPr="00C85498">
        <w:rPr>
          <w:rFonts w:ascii="Times New Roman" w:hAnsi="Times New Roman" w:cs="Times New Roman"/>
        </w:rPr>
        <w:t>, vacaciones pagas, etc.</w:t>
      </w:r>
      <w:r w:rsidR="00FB0A2F" w:rsidRPr="00C85498">
        <w:rPr>
          <w:rFonts w:ascii="Times New Roman" w:hAnsi="Times New Roman" w:cs="Times New Roman"/>
        </w:rPr>
        <w:t xml:space="preserve"> </w:t>
      </w:r>
    </w:p>
    <w:p w14:paraId="2BDA6DC4" w14:textId="4D8179FA" w:rsidR="00BA636E" w:rsidRPr="00C85498" w:rsidRDefault="001044F8"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este sentido, al verificar </w:t>
      </w:r>
      <w:r w:rsidR="00856352" w:rsidRPr="00C85498">
        <w:rPr>
          <w:rFonts w:ascii="Times New Roman" w:hAnsi="Times New Roman" w:cs="Times New Roman"/>
        </w:rPr>
        <w:t xml:space="preserve">el grado </w:t>
      </w:r>
      <w:r w:rsidR="00BA636E" w:rsidRPr="00C85498">
        <w:rPr>
          <w:rFonts w:ascii="Times New Roman" w:hAnsi="Times New Roman" w:cs="Times New Roman"/>
        </w:rPr>
        <w:t>con</w:t>
      </w:r>
      <w:r w:rsidR="00856352" w:rsidRPr="00C85498">
        <w:rPr>
          <w:rFonts w:ascii="Times New Roman" w:hAnsi="Times New Roman" w:cs="Times New Roman"/>
        </w:rPr>
        <w:t xml:space="preserve"> </w:t>
      </w:r>
      <w:r w:rsidRPr="00C85498">
        <w:rPr>
          <w:rFonts w:ascii="Times New Roman" w:hAnsi="Times New Roman" w:cs="Times New Roman"/>
        </w:rPr>
        <w:t xml:space="preserve">que esta dimensión de la precariedad </w:t>
      </w:r>
      <w:r w:rsidR="00856352" w:rsidRPr="00C85498">
        <w:rPr>
          <w:rFonts w:ascii="Times New Roman" w:hAnsi="Times New Roman" w:cs="Times New Roman"/>
        </w:rPr>
        <w:t xml:space="preserve">se manifiesta </w:t>
      </w:r>
      <w:r w:rsidR="009211E0" w:rsidRPr="00C85498">
        <w:rPr>
          <w:rFonts w:ascii="Times New Roman" w:hAnsi="Times New Roman" w:cs="Times New Roman"/>
        </w:rPr>
        <w:t>en</w:t>
      </w:r>
      <w:r w:rsidRPr="00C85498">
        <w:rPr>
          <w:rFonts w:ascii="Times New Roman" w:hAnsi="Times New Roman" w:cs="Times New Roman"/>
        </w:rPr>
        <w:t xml:space="preserve"> Argentina</w:t>
      </w:r>
      <w:r w:rsidR="009211E0" w:rsidRPr="00C85498">
        <w:rPr>
          <w:rFonts w:ascii="Times New Roman" w:hAnsi="Times New Roman" w:cs="Times New Roman"/>
        </w:rPr>
        <w:t xml:space="preserve">, </w:t>
      </w:r>
      <w:r w:rsidR="00856352" w:rsidRPr="00C85498">
        <w:rPr>
          <w:rFonts w:ascii="Times New Roman" w:hAnsi="Times New Roman" w:cs="Times New Roman"/>
        </w:rPr>
        <w:t xml:space="preserve">es posible señalar una </w:t>
      </w:r>
      <w:r w:rsidR="009211E0" w:rsidRPr="00C85498">
        <w:rPr>
          <w:rFonts w:ascii="Times New Roman" w:hAnsi="Times New Roman" w:cs="Times New Roman"/>
        </w:rPr>
        <w:t>diferencia</w:t>
      </w:r>
      <w:r w:rsidRPr="00C85498">
        <w:rPr>
          <w:rFonts w:ascii="Times New Roman" w:hAnsi="Times New Roman" w:cs="Times New Roman"/>
        </w:rPr>
        <w:t xml:space="preserve"> </w:t>
      </w:r>
      <w:r w:rsidR="00856352" w:rsidRPr="00C85498">
        <w:rPr>
          <w:rFonts w:ascii="Times New Roman" w:hAnsi="Times New Roman" w:cs="Times New Roman"/>
        </w:rPr>
        <w:t xml:space="preserve">cualitativa </w:t>
      </w:r>
      <w:r w:rsidRPr="00C85498">
        <w:rPr>
          <w:rFonts w:ascii="Times New Roman" w:hAnsi="Times New Roman" w:cs="Times New Roman"/>
        </w:rPr>
        <w:t>respecto a los restantes paíse</w:t>
      </w:r>
      <w:r w:rsidR="006A291E" w:rsidRPr="00C85498">
        <w:rPr>
          <w:rFonts w:ascii="Times New Roman" w:hAnsi="Times New Roman" w:cs="Times New Roman"/>
        </w:rPr>
        <w:t xml:space="preserve">s, </w:t>
      </w:r>
      <w:r w:rsidRPr="00C85498">
        <w:rPr>
          <w:rFonts w:ascii="Times New Roman" w:hAnsi="Times New Roman" w:cs="Times New Roman"/>
        </w:rPr>
        <w:t>en d</w:t>
      </w:r>
      <w:r w:rsidR="003D04F3" w:rsidRPr="00C85498">
        <w:rPr>
          <w:rFonts w:ascii="Times New Roman" w:hAnsi="Times New Roman" w:cs="Times New Roman"/>
        </w:rPr>
        <w:t>o</w:t>
      </w:r>
      <w:r w:rsidRPr="00C85498">
        <w:rPr>
          <w:rFonts w:ascii="Times New Roman" w:hAnsi="Times New Roman" w:cs="Times New Roman"/>
        </w:rPr>
        <w:t xml:space="preserve">nde </w:t>
      </w:r>
      <w:r w:rsidR="00856352" w:rsidRPr="00C85498">
        <w:rPr>
          <w:rFonts w:ascii="Times New Roman" w:hAnsi="Times New Roman" w:cs="Times New Roman"/>
        </w:rPr>
        <w:t xml:space="preserve">la falta de </w:t>
      </w:r>
      <w:r w:rsidR="00856352" w:rsidRPr="00C85498">
        <w:rPr>
          <w:rFonts w:ascii="Times New Roman" w:hAnsi="Times New Roman" w:cs="Times New Roman"/>
        </w:rPr>
        <w:lastRenderedPageBreak/>
        <w:t>acceso a estas prestaciones sólo puede ocurrir entre los trabajadores por cuenta propia</w:t>
      </w:r>
      <w:r w:rsidR="00DB0BB5" w:rsidRPr="00C85498">
        <w:rPr>
          <w:rFonts w:ascii="Times New Roman" w:hAnsi="Times New Roman" w:cs="Times New Roman"/>
        </w:rPr>
        <w:t xml:space="preserve"> -o en última instancia </w:t>
      </w:r>
      <w:r w:rsidR="004E0237">
        <w:rPr>
          <w:rFonts w:ascii="Times New Roman" w:hAnsi="Times New Roman" w:cs="Times New Roman"/>
        </w:rPr>
        <w:t>entre la fuerza de trabajo desocupada</w:t>
      </w:r>
      <w:r w:rsidR="00DB0BB5" w:rsidRPr="00C85498">
        <w:rPr>
          <w:rFonts w:ascii="Times New Roman" w:hAnsi="Times New Roman" w:cs="Times New Roman"/>
        </w:rPr>
        <w:t>-</w:t>
      </w:r>
      <w:r w:rsidR="00DB0BB5" w:rsidRPr="00C85498">
        <w:rPr>
          <w:rStyle w:val="Refdenotaalpie"/>
          <w:rFonts w:ascii="Times New Roman" w:hAnsi="Times New Roman" w:cs="Times New Roman"/>
        </w:rPr>
        <w:footnoteReference w:id="24"/>
      </w:r>
      <w:r w:rsidRPr="00C85498">
        <w:rPr>
          <w:rFonts w:ascii="Times New Roman" w:hAnsi="Times New Roman" w:cs="Times New Roman"/>
        </w:rPr>
        <w:t>.</w:t>
      </w:r>
    </w:p>
    <w:p w14:paraId="4A2E77A0" w14:textId="03DA0544" w:rsidR="005271F4" w:rsidRPr="00C85498" w:rsidRDefault="00883BF1"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E</w:t>
      </w:r>
      <w:r w:rsidR="005271F4" w:rsidRPr="00C85498">
        <w:rPr>
          <w:rFonts w:ascii="Times New Roman" w:hAnsi="Times New Roman" w:cs="Times New Roman"/>
        </w:rPr>
        <w:t xml:space="preserve">l Gráfico </w:t>
      </w:r>
      <w:r w:rsidR="00162D91" w:rsidRPr="00C85498">
        <w:rPr>
          <w:rFonts w:ascii="Times New Roman" w:hAnsi="Times New Roman" w:cs="Times New Roman"/>
        </w:rPr>
        <w:t>4</w:t>
      </w:r>
      <w:r w:rsidR="005271F4" w:rsidRPr="00C85498">
        <w:rPr>
          <w:rFonts w:ascii="Times New Roman" w:hAnsi="Times New Roman" w:cs="Times New Roman"/>
        </w:rPr>
        <w:t xml:space="preserve"> muestra el indicador de la presencia de </w:t>
      </w:r>
      <w:r w:rsidR="005271F4" w:rsidRPr="00C85498">
        <w:rPr>
          <w:rFonts w:ascii="Times New Roman" w:hAnsi="Times New Roman" w:cs="Times New Roman"/>
          <w:i/>
        </w:rPr>
        <w:t>al menos una expresión de la precariedad</w:t>
      </w:r>
      <w:r w:rsidR="005271F4" w:rsidRPr="00C85498">
        <w:rPr>
          <w:rFonts w:ascii="Times New Roman" w:hAnsi="Times New Roman" w:cs="Times New Roman"/>
        </w:rPr>
        <w:t xml:space="preserve"> presentado en el apartado 2.4. Una primera lectura </w:t>
      </w:r>
      <w:r w:rsidR="003D04F3" w:rsidRPr="00C85498">
        <w:rPr>
          <w:rFonts w:ascii="Times New Roman" w:hAnsi="Times New Roman" w:cs="Times New Roman"/>
        </w:rPr>
        <w:t xml:space="preserve">deja de relieve </w:t>
      </w:r>
      <w:r w:rsidR="002A48CF" w:rsidRPr="00C85498">
        <w:rPr>
          <w:rFonts w:ascii="Times New Roman" w:hAnsi="Times New Roman" w:cs="Times New Roman"/>
        </w:rPr>
        <w:t>nuevamente</w:t>
      </w:r>
      <w:r w:rsidR="005271F4" w:rsidRPr="00C85498">
        <w:rPr>
          <w:rFonts w:ascii="Times New Roman" w:hAnsi="Times New Roman" w:cs="Times New Roman"/>
        </w:rPr>
        <w:t xml:space="preserve"> que, en cada uno de los países, </w:t>
      </w:r>
      <w:r w:rsidR="00D55E33" w:rsidRPr="00C85498">
        <w:rPr>
          <w:rFonts w:ascii="Times New Roman" w:hAnsi="Times New Roman" w:cs="Times New Roman"/>
        </w:rPr>
        <w:t xml:space="preserve">se reproduce </w:t>
      </w:r>
      <w:r w:rsidR="005271F4" w:rsidRPr="00C85498">
        <w:rPr>
          <w:rFonts w:ascii="Times New Roman" w:hAnsi="Times New Roman" w:cs="Times New Roman"/>
        </w:rPr>
        <w:t xml:space="preserve">la estratificación en base a los 9 perfiles construidos. </w:t>
      </w:r>
      <w:r w:rsidR="00FE147C" w:rsidRPr="00C85498">
        <w:rPr>
          <w:rFonts w:ascii="Times New Roman" w:hAnsi="Times New Roman" w:cs="Times New Roman"/>
        </w:rPr>
        <w:t>L</w:t>
      </w:r>
      <w:r w:rsidR="005271F4" w:rsidRPr="00C85498">
        <w:rPr>
          <w:rFonts w:ascii="Times New Roman" w:hAnsi="Times New Roman" w:cs="Times New Roman"/>
        </w:rPr>
        <w:t xml:space="preserve">os asalariados ocupados en puestos de baja calificación muestran mayor precariedad en cada estrato de tamaño y, </w:t>
      </w:r>
      <w:r w:rsidR="00FE147C" w:rsidRPr="00C85498">
        <w:rPr>
          <w:rFonts w:ascii="Times New Roman" w:hAnsi="Times New Roman" w:cs="Times New Roman"/>
        </w:rPr>
        <w:t>al mismo tiempo</w:t>
      </w:r>
      <w:r w:rsidR="005271F4" w:rsidRPr="00C85498">
        <w:rPr>
          <w:rFonts w:ascii="Times New Roman" w:hAnsi="Times New Roman" w:cs="Times New Roman"/>
        </w:rPr>
        <w:t>, los empleados en empresas de tamaño pequeño muestran una peor calidad del empleo que sus equivalentes de</w:t>
      </w:r>
      <w:r w:rsidR="00FE147C" w:rsidRPr="00C85498">
        <w:rPr>
          <w:rFonts w:ascii="Times New Roman" w:hAnsi="Times New Roman" w:cs="Times New Roman"/>
        </w:rPr>
        <w:t xml:space="preserve"> calificación en</w:t>
      </w:r>
      <w:r w:rsidR="005271F4" w:rsidRPr="00C85498">
        <w:rPr>
          <w:rFonts w:ascii="Times New Roman" w:hAnsi="Times New Roman" w:cs="Times New Roman"/>
        </w:rPr>
        <w:t xml:space="preserve"> </w:t>
      </w:r>
      <w:r w:rsidR="00FE147C" w:rsidRPr="00C85498">
        <w:rPr>
          <w:rFonts w:ascii="Times New Roman" w:hAnsi="Times New Roman" w:cs="Times New Roman"/>
        </w:rPr>
        <w:t xml:space="preserve">los restantes </w:t>
      </w:r>
      <w:r w:rsidR="005271F4" w:rsidRPr="00C85498">
        <w:rPr>
          <w:rFonts w:ascii="Times New Roman" w:hAnsi="Times New Roman" w:cs="Times New Roman"/>
        </w:rPr>
        <w:t>estratos</w:t>
      </w:r>
      <w:r w:rsidR="00FE147C" w:rsidRPr="00C85498">
        <w:rPr>
          <w:rFonts w:ascii="Times New Roman" w:hAnsi="Times New Roman" w:cs="Times New Roman"/>
        </w:rPr>
        <w:t xml:space="preserve"> de tamaño</w:t>
      </w:r>
      <w:r w:rsidR="005271F4" w:rsidRPr="00C85498">
        <w:rPr>
          <w:rFonts w:ascii="Times New Roman" w:hAnsi="Times New Roman" w:cs="Times New Roman"/>
        </w:rPr>
        <w:t>.</w:t>
      </w:r>
      <w:r w:rsidR="00384064" w:rsidRPr="00C85498">
        <w:rPr>
          <w:rFonts w:ascii="Times New Roman" w:hAnsi="Times New Roman" w:cs="Times New Roman"/>
        </w:rPr>
        <w:t xml:space="preserve"> </w:t>
      </w:r>
      <w:r w:rsidRPr="00C85498">
        <w:rPr>
          <w:rFonts w:ascii="Times New Roman" w:hAnsi="Times New Roman" w:cs="Times New Roman"/>
        </w:rPr>
        <w:t>Vale remarcar en este punto que</w:t>
      </w:r>
      <w:r w:rsidR="006967E4" w:rsidRPr="00C85498">
        <w:rPr>
          <w:rFonts w:ascii="Times New Roman" w:hAnsi="Times New Roman" w:cs="Times New Roman"/>
        </w:rPr>
        <w:t>, al comparar entre países,</w:t>
      </w:r>
      <w:r w:rsidRPr="00C85498">
        <w:rPr>
          <w:rFonts w:ascii="Times New Roman" w:hAnsi="Times New Roman" w:cs="Times New Roman"/>
        </w:rPr>
        <w:t xml:space="preserve"> aquí no</w:t>
      </w:r>
      <w:r w:rsidR="00384064" w:rsidRPr="00C85498">
        <w:rPr>
          <w:rFonts w:ascii="Times New Roman" w:hAnsi="Times New Roman" w:cs="Times New Roman"/>
        </w:rPr>
        <w:t xml:space="preserve"> se reproduce </w:t>
      </w:r>
      <w:r w:rsidR="00252D96" w:rsidRPr="00C85498">
        <w:rPr>
          <w:rFonts w:ascii="Times New Roman" w:hAnsi="Times New Roman" w:cs="Times New Roman"/>
        </w:rPr>
        <w:t>un</w:t>
      </w:r>
      <w:r w:rsidR="00384064" w:rsidRPr="00C85498">
        <w:rPr>
          <w:rFonts w:ascii="Times New Roman" w:hAnsi="Times New Roman" w:cs="Times New Roman"/>
        </w:rPr>
        <w:t xml:space="preserve"> ordenamiento </w:t>
      </w:r>
      <w:r w:rsidR="00252D96" w:rsidRPr="00C85498">
        <w:rPr>
          <w:rFonts w:ascii="Times New Roman" w:hAnsi="Times New Roman" w:cs="Times New Roman"/>
        </w:rPr>
        <w:t>directo en función del grado de desarrollo productivo de los países</w:t>
      </w:r>
      <w:r w:rsidR="006967E4" w:rsidRPr="00C85498">
        <w:rPr>
          <w:rFonts w:ascii="Times New Roman" w:hAnsi="Times New Roman" w:cs="Times New Roman"/>
        </w:rPr>
        <w:t xml:space="preserve"> (estimado según su nivel de productividad)</w:t>
      </w:r>
      <w:r w:rsidR="00384064" w:rsidRPr="00C85498">
        <w:rPr>
          <w:rFonts w:ascii="Times New Roman" w:hAnsi="Times New Roman" w:cs="Times New Roman"/>
        </w:rPr>
        <w:t>.</w:t>
      </w:r>
    </w:p>
    <w:p w14:paraId="2560FB7F" w14:textId="77777777" w:rsidR="003D4181" w:rsidRPr="00C85498" w:rsidRDefault="003D4181" w:rsidP="004467DB">
      <w:pPr>
        <w:spacing w:after="120" w:line="240" w:lineRule="auto"/>
        <w:ind w:firstLine="397"/>
        <w:jc w:val="both"/>
        <w:rPr>
          <w:rFonts w:ascii="Times New Roman" w:hAnsi="Times New Roman" w:cs="Times New Roman"/>
        </w:rPr>
      </w:pPr>
    </w:p>
    <w:p w14:paraId="430D16A6" w14:textId="32119582" w:rsidR="00BF5232" w:rsidRPr="00C85498" w:rsidRDefault="00BF5232" w:rsidP="00DA1286">
      <w:pPr>
        <w:tabs>
          <w:tab w:val="left" w:pos="3681"/>
        </w:tabs>
        <w:spacing w:after="120" w:line="240" w:lineRule="auto"/>
        <w:rPr>
          <w:rFonts w:ascii="Times New Roman" w:hAnsi="Times New Roman" w:cs="Times New Roman"/>
        </w:rPr>
      </w:pPr>
      <w:r w:rsidRPr="00C85498">
        <w:rPr>
          <w:rFonts w:ascii="Times New Roman" w:hAnsi="Times New Roman" w:cs="Times New Roman"/>
          <w:b/>
        </w:rPr>
        <w:t xml:space="preserve">Gráfico </w:t>
      </w:r>
      <w:r w:rsidR="00FF0D07" w:rsidRPr="00C85498">
        <w:rPr>
          <w:rFonts w:ascii="Times New Roman" w:hAnsi="Times New Roman" w:cs="Times New Roman"/>
          <w:b/>
        </w:rPr>
        <w:t>4</w:t>
      </w:r>
      <w:r w:rsidRPr="00C85498">
        <w:rPr>
          <w:rFonts w:ascii="Times New Roman" w:hAnsi="Times New Roman" w:cs="Times New Roman"/>
          <w:b/>
        </w:rPr>
        <w:t>: Proporción de asalariados con al menos una expresión de precariedad. Año 2018</w:t>
      </w:r>
      <w:commentRangeStart w:id="209"/>
      <w:r w:rsidR="007350D3" w:rsidRPr="00C85498">
        <w:rPr>
          <w:rStyle w:val="Refdenotaalpie"/>
          <w:rFonts w:ascii="Times New Roman" w:hAnsi="Times New Roman" w:cs="Times New Roman"/>
          <w:b/>
        </w:rPr>
        <w:footnoteReference w:id="25"/>
      </w:r>
      <w:commentRangeEnd w:id="209"/>
      <w:r w:rsidR="004E22EC">
        <w:rPr>
          <w:rStyle w:val="Refdecomentario"/>
        </w:rPr>
        <w:commentReference w:id="209"/>
      </w:r>
    </w:p>
    <w:p w14:paraId="0CCD4F29" w14:textId="4251E64A" w:rsidR="00602B46" w:rsidRPr="00C85498" w:rsidRDefault="00084789" w:rsidP="00DA1286">
      <w:pPr>
        <w:tabs>
          <w:tab w:val="left" w:pos="3681"/>
        </w:tabs>
        <w:spacing w:after="120" w:line="240" w:lineRule="auto"/>
        <w:rPr>
          <w:rFonts w:ascii="Times New Roman" w:hAnsi="Times New Roman" w:cs="Times New Roman"/>
        </w:rPr>
      </w:pPr>
      <w:r>
        <w:rPr>
          <w:rFonts w:ascii="Times New Roman" w:hAnsi="Times New Roman" w:cs="Times New Roman"/>
          <w:noProof/>
          <w:lang w:eastAsia="es-AR"/>
        </w:rPr>
        <w:drawing>
          <wp:inline distT="0" distB="0" distL="0" distR="0" wp14:anchorId="19AE480C" wp14:editId="6DA4ACF4">
            <wp:extent cx="5971540" cy="3447421"/>
            <wp:effectExtent l="0" t="0" r="0" b="635"/>
            <wp:docPr id="24" name="Imagen 24" descr="C:\Users\usuario\Desktop\Repositorios\Economia\Precariedad Mundial\precariedad.mundial\Resultados\Precariedad asalari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Repositorios\Economia\Precariedad Mundial\precariedad.mundial\Resultados\Precariedad asalariado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3447421"/>
                    </a:xfrm>
                    <a:prstGeom prst="rect">
                      <a:avLst/>
                    </a:prstGeom>
                    <a:noFill/>
                    <a:ln>
                      <a:noFill/>
                    </a:ln>
                  </pic:spPr>
                </pic:pic>
              </a:graphicData>
            </a:graphic>
          </wp:inline>
        </w:drawing>
      </w:r>
    </w:p>
    <w:p w14:paraId="038F13BF" w14:textId="77777777" w:rsidR="002B4DAE" w:rsidRPr="00C85498" w:rsidRDefault="002B4DAE"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59317E0C" w14:textId="149CFB2D" w:rsidR="00B31335" w:rsidRPr="00C85498" w:rsidRDefault="00B3133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Si comenzamos por Argentina vemos que </w:t>
      </w:r>
      <w:r w:rsidR="005F12E6" w:rsidRPr="00C85498">
        <w:rPr>
          <w:rFonts w:ascii="Times New Roman" w:hAnsi="Times New Roman" w:cs="Times New Roman"/>
        </w:rPr>
        <w:t xml:space="preserve">los perfiles de pequeños establecimientos </w:t>
      </w:r>
      <w:r w:rsidR="00005B45" w:rsidRPr="00C85498">
        <w:rPr>
          <w:rFonts w:ascii="Times New Roman" w:hAnsi="Times New Roman" w:cs="Times New Roman"/>
        </w:rPr>
        <w:t>presentan los</w:t>
      </w:r>
      <w:r w:rsidR="009007E9" w:rsidRPr="00C85498">
        <w:rPr>
          <w:rFonts w:ascii="Times New Roman" w:hAnsi="Times New Roman" w:cs="Times New Roman"/>
        </w:rPr>
        <w:t xml:space="preserve"> </w:t>
      </w:r>
      <w:r w:rsidR="00D40242" w:rsidRPr="00C85498">
        <w:rPr>
          <w:rFonts w:ascii="Times New Roman" w:hAnsi="Times New Roman" w:cs="Times New Roman"/>
        </w:rPr>
        <w:t>nivel</w:t>
      </w:r>
      <w:r w:rsidR="009007E9" w:rsidRPr="00C85498">
        <w:rPr>
          <w:rFonts w:ascii="Times New Roman" w:hAnsi="Times New Roman" w:cs="Times New Roman"/>
        </w:rPr>
        <w:t>es</w:t>
      </w:r>
      <w:r w:rsidR="00D40242" w:rsidRPr="00C85498">
        <w:rPr>
          <w:rFonts w:ascii="Times New Roman" w:hAnsi="Times New Roman" w:cs="Times New Roman"/>
        </w:rPr>
        <w:t xml:space="preserve"> </w:t>
      </w:r>
      <w:r w:rsidR="009007E9" w:rsidRPr="00C85498">
        <w:rPr>
          <w:rFonts w:ascii="Times New Roman" w:hAnsi="Times New Roman" w:cs="Times New Roman"/>
        </w:rPr>
        <w:t>más elevados del indicador de la presencia de “al menos una expresión” (77,4%, 58,2% y 46,7% en orden de menor a mayor calificación</w:t>
      </w:r>
      <w:r w:rsidR="00883BF1" w:rsidRPr="00C85498">
        <w:rPr>
          <w:rFonts w:ascii="Times New Roman" w:hAnsi="Times New Roman" w:cs="Times New Roman"/>
        </w:rPr>
        <w:t>).</w:t>
      </w:r>
      <w:r w:rsidR="009B74C3" w:rsidRPr="00C85498">
        <w:rPr>
          <w:rFonts w:ascii="Times New Roman" w:hAnsi="Times New Roman" w:cs="Times New Roman"/>
        </w:rPr>
        <w:t xml:space="preserve"> </w:t>
      </w:r>
      <w:r w:rsidRPr="00C85498">
        <w:rPr>
          <w:rFonts w:ascii="Times New Roman" w:hAnsi="Times New Roman" w:cs="Times New Roman"/>
        </w:rPr>
        <w:t xml:space="preserve">El </w:t>
      </w:r>
      <w:r w:rsidR="0059513D" w:rsidRPr="00C85498">
        <w:rPr>
          <w:rFonts w:ascii="Times New Roman" w:hAnsi="Times New Roman" w:cs="Times New Roman"/>
        </w:rPr>
        <w:t>G</w:t>
      </w:r>
      <w:r w:rsidR="000E65CD" w:rsidRPr="00C85498">
        <w:rPr>
          <w:rFonts w:ascii="Times New Roman" w:hAnsi="Times New Roman" w:cs="Times New Roman"/>
        </w:rPr>
        <w:t xml:space="preserve">ráfico </w:t>
      </w:r>
      <w:r w:rsidR="00162D91" w:rsidRPr="00C85498">
        <w:rPr>
          <w:rFonts w:ascii="Times New Roman" w:hAnsi="Times New Roman" w:cs="Times New Roman"/>
        </w:rPr>
        <w:t xml:space="preserve">4 </w:t>
      </w:r>
      <w:r w:rsidR="000E65CD" w:rsidRPr="00C85498">
        <w:rPr>
          <w:rFonts w:ascii="Times New Roman" w:hAnsi="Times New Roman" w:cs="Times New Roman"/>
        </w:rPr>
        <w:t xml:space="preserve">refleja con claridad que en Argentina </w:t>
      </w:r>
      <w:r w:rsidR="00FD6EE5" w:rsidRPr="00C85498">
        <w:rPr>
          <w:rFonts w:ascii="Times New Roman" w:hAnsi="Times New Roman" w:cs="Times New Roman"/>
        </w:rPr>
        <w:t>la inserción en pequeños establecimientos está más asociada a la</w:t>
      </w:r>
      <w:r w:rsidR="00252D96" w:rsidRPr="00C85498">
        <w:rPr>
          <w:rFonts w:ascii="Times New Roman" w:hAnsi="Times New Roman" w:cs="Times New Roman"/>
        </w:rPr>
        <w:t xml:space="preserve">s expresiones </w:t>
      </w:r>
      <w:r w:rsidR="00FD6EE5" w:rsidRPr="00C85498">
        <w:rPr>
          <w:rFonts w:ascii="Times New Roman" w:hAnsi="Times New Roman" w:cs="Times New Roman"/>
        </w:rPr>
        <w:t xml:space="preserve">de </w:t>
      </w:r>
      <w:r w:rsidR="00252D96" w:rsidRPr="00C85498">
        <w:rPr>
          <w:rFonts w:ascii="Times New Roman" w:hAnsi="Times New Roman" w:cs="Times New Roman"/>
        </w:rPr>
        <w:t xml:space="preserve">la </w:t>
      </w:r>
      <w:r w:rsidR="00FD6EE5" w:rsidRPr="00C85498">
        <w:rPr>
          <w:rFonts w:ascii="Times New Roman" w:hAnsi="Times New Roman" w:cs="Times New Roman"/>
        </w:rPr>
        <w:t>precariedad que la realización de tareas de baja calificación</w:t>
      </w:r>
      <w:r w:rsidR="000E65CD" w:rsidRPr="00C85498">
        <w:rPr>
          <w:rFonts w:ascii="Times New Roman" w:hAnsi="Times New Roman" w:cs="Times New Roman"/>
        </w:rPr>
        <w:t xml:space="preserve">. Mientras un 46,7% de los trabajadores de alta calificación de los pequeños </w:t>
      </w:r>
      <w:r w:rsidR="000E65CD" w:rsidRPr="00C85498">
        <w:rPr>
          <w:rFonts w:ascii="Times New Roman" w:hAnsi="Times New Roman" w:cs="Times New Roman"/>
        </w:rPr>
        <w:lastRenderedPageBreak/>
        <w:t>establecimientos sufre alguna de las expresiones</w:t>
      </w:r>
      <w:r w:rsidR="00D40242" w:rsidRPr="00C85498">
        <w:rPr>
          <w:rFonts w:ascii="Times New Roman" w:hAnsi="Times New Roman" w:cs="Times New Roman"/>
        </w:rPr>
        <w:t xml:space="preserve">, </w:t>
      </w:r>
      <w:r w:rsidR="000E65CD" w:rsidRPr="00C85498">
        <w:rPr>
          <w:rFonts w:ascii="Times New Roman" w:hAnsi="Times New Roman" w:cs="Times New Roman"/>
        </w:rPr>
        <w:t xml:space="preserve">los </w:t>
      </w:r>
      <w:r w:rsidR="00D40242" w:rsidRPr="00C85498">
        <w:rPr>
          <w:rFonts w:ascii="Times New Roman" w:hAnsi="Times New Roman" w:cs="Times New Roman"/>
        </w:rPr>
        <w:t xml:space="preserve">trabajadores de baja calificación empleados en establecimientos de tamaño medio </w:t>
      </w:r>
      <w:r w:rsidR="000E65CD" w:rsidRPr="00C85498">
        <w:rPr>
          <w:rFonts w:ascii="Times New Roman" w:hAnsi="Times New Roman" w:cs="Times New Roman"/>
        </w:rPr>
        <w:t xml:space="preserve">muestran una </w:t>
      </w:r>
      <w:r w:rsidR="00162D91" w:rsidRPr="00C85498">
        <w:rPr>
          <w:rFonts w:ascii="Times New Roman" w:hAnsi="Times New Roman" w:cs="Times New Roman"/>
        </w:rPr>
        <w:t xml:space="preserve">menor incidencia </w:t>
      </w:r>
      <w:r w:rsidR="00D40242" w:rsidRPr="00C85498">
        <w:rPr>
          <w:rFonts w:ascii="Times New Roman" w:hAnsi="Times New Roman" w:cs="Times New Roman"/>
        </w:rPr>
        <w:t>(33,8%).</w:t>
      </w:r>
      <w:r w:rsidR="00252D96" w:rsidRPr="00C85498">
        <w:rPr>
          <w:rFonts w:ascii="Times New Roman" w:hAnsi="Times New Roman" w:cs="Times New Roman"/>
        </w:rPr>
        <w:t xml:space="preserve"> </w:t>
      </w:r>
    </w:p>
    <w:p w14:paraId="00A163B9" w14:textId="0E2F1D1F" w:rsidR="00B31335" w:rsidRPr="00C85498" w:rsidRDefault="00B3133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Ahora bien, dentro del grupo de países con menor desarrollo productivo, Argentina no se aleja demasiado en los estratos de mayor tamaño a los porcentajes presentes en Portugal o Grecia</w:t>
      </w:r>
      <w:r w:rsidR="009B74C3" w:rsidRPr="00C85498">
        <w:rPr>
          <w:rFonts w:ascii="Times New Roman" w:hAnsi="Times New Roman" w:cs="Times New Roman"/>
        </w:rPr>
        <w:t>. Aún más, incluso</w:t>
      </w:r>
      <w:r w:rsidRPr="00C85498">
        <w:rPr>
          <w:rFonts w:ascii="Times New Roman" w:hAnsi="Times New Roman" w:cs="Times New Roman"/>
        </w:rPr>
        <w:t xml:space="preserve"> </w:t>
      </w:r>
      <w:r w:rsidR="009B74C3" w:rsidRPr="00C85498">
        <w:rPr>
          <w:rFonts w:ascii="Times New Roman" w:hAnsi="Times New Roman" w:cs="Times New Roman"/>
        </w:rPr>
        <w:t>ciertos</w:t>
      </w:r>
      <w:r w:rsidRPr="00C85498">
        <w:rPr>
          <w:rFonts w:ascii="Times New Roman" w:hAnsi="Times New Roman" w:cs="Times New Roman"/>
        </w:rPr>
        <w:t xml:space="preserve"> países del grupo de mayor desarrollo </w:t>
      </w:r>
      <w:r w:rsidR="009B74C3" w:rsidRPr="00C85498">
        <w:rPr>
          <w:rFonts w:ascii="Times New Roman" w:hAnsi="Times New Roman" w:cs="Times New Roman"/>
        </w:rPr>
        <w:t xml:space="preserve">productivo </w:t>
      </w:r>
      <w:r w:rsidRPr="00C85498">
        <w:rPr>
          <w:rFonts w:ascii="Times New Roman" w:hAnsi="Times New Roman" w:cs="Times New Roman"/>
        </w:rPr>
        <w:t>como España, Francia o Italia</w:t>
      </w:r>
      <w:r w:rsidR="009B74C3" w:rsidRPr="00C85498">
        <w:rPr>
          <w:rFonts w:ascii="Times New Roman" w:hAnsi="Times New Roman" w:cs="Times New Roman"/>
        </w:rPr>
        <w:t xml:space="preserve"> presentan niveles similares en los estratos de </w:t>
      </w:r>
      <w:r w:rsidR="00604464" w:rsidRPr="00C85498">
        <w:rPr>
          <w:rFonts w:ascii="Times New Roman" w:hAnsi="Times New Roman" w:cs="Times New Roman"/>
        </w:rPr>
        <w:t>mayor tamaño</w:t>
      </w:r>
      <w:r w:rsidRPr="00C85498">
        <w:rPr>
          <w:rFonts w:ascii="Times New Roman" w:hAnsi="Times New Roman" w:cs="Times New Roman"/>
        </w:rPr>
        <w:t xml:space="preserve">. </w:t>
      </w:r>
      <w:r w:rsidR="00604464" w:rsidRPr="00C85498">
        <w:rPr>
          <w:rFonts w:ascii="Times New Roman" w:hAnsi="Times New Roman" w:cs="Times New Roman"/>
        </w:rPr>
        <w:t xml:space="preserve">Cabe destacar </w:t>
      </w:r>
      <w:proofErr w:type="gramStart"/>
      <w:r w:rsidR="00604464" w:rsidRPr="00C85498">
        <w:rPr>
          <w:rFonts w:ascii="Times New Roman" w:hAnsi="Times New Roman" w:cs="Times New Roman"/>
        </w:rPr>
        <w:t>que</w:t>
      </w:r>
      <w:proofErr w:type="gramEnd"/>
      <w:r w:rsidR="00604464" w:rsidRPr="00C85498">
        <w:rPr>
          <w:rFonts w:ascii="Times New Roman" w:hAnsi="Times New Roman" w:cs="Times New Roman"/>
        </w:rPr>
        <w:t xml:space="preserve"> </w:t>
      </w:r>
      <w:r w:rsidRPr="00C85498">
        <w:rPr>
          <w:rFonts w:ascii="Times New Roman" w:hAnsi="Times New Roman" w:cs="Times New Roman"/>
        </w:rPr>
        <w:t>dentro del grupo de países con rezago productivo, Bulgaria y Rumania rompen con lo esperable al presentar muy bajas tasas de ambas expresiones evaluadas</w:t>
      </w:r>
      <w:r w:rsidR="00796BDE" w:rsidRPr="00C85498">
        <w:rPr>
          <w:rStyle w:val="Refdenotaalpie"/>
          <w:rFonts w:ascii="Times New Roman" w:hAnsi="Times New Roman" w:cs="Times New Roman"/>
        </w:rPr>
        <w:footnoteReference w:id="26"/>
      </w:r>
      <w:r w:rsidR="00D039EA" w:rsidRPr="00C85498">
        <w:rPr>
          <w:rFonts w:ascii="Times New Roman" w:hAnsi="Times New Roman" w:cs="Times New Roman"/>
        </w:rPr>
        <w:t>.</w:t>
      </w:r>
    </w:p>
    <w:p w14:paraId="4C3BB699" w14:textId="0636E65D" w:rsidR="00775146" w:rsidRPr="00C85498" w:rsidRDefault="00B31335" w:rsidP="004467DB">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w:t>
      </w:r>
      <w:r w:rsidR="00796BDE" w:rsidRPr="00C85498">
        <w:rPr>
          <w:rFonts w:ascii="Times New Roman" w:hAnsi="Times New Roman" w:cs="Times New Roman"/>
        </w:rPr>
        <w:t>síntesis</w:t>
      </w:r>
      <w:r w:rsidRPr="00C85498">
        <w:rPr>
          <w:rFonts w:ascii="Times New Roman" w:hAnsi="Times New Roman" w:cs="Times New Roman"/>
        </w:rPr>
        <w:t>, mirando colectivamente todos los perfiles, luego de Argentina, e</w:t>
      </w:r>
      <w:r w:rsidR="00F65E92" w:rsidRPr="00C85498">
        <w:rPr>
          <w:rFonts w:ascii="Times New Roman" w:hAnsi="Times New Roman" w:cs="Times New Roman"/>
        </w:rPr>
        <w:t xml:space="preserve">n un segundo escalón respecto al nivel </w:t>
      </w:r>
      <w:r w:rsidR="003D0E5B" w:rsidRPr="00C85498">
        <w:rPr>
          <w:rFonts w:ascii="Times New Roman" w:hAnsi="Times New Roman" w:cs="Times New Roman"/>
        </w:rPr>
        <w:t>de precariedad</w:t>
      </w:r>
      <w:r w:rsidR="00F65E92" w:rsidRPr="00C85498">
        <w:rPr>
          <w:rFonts w:ascii="Times New Roman" w:hAnsi="Times New Roman" w:cs="Times New Roman"/>
        </w:rPr>
        <w:t xml:space="preserve"> se ubican </w:t>
      </w:r>
      <w:r w:rsidR="00FA06A8" w:rsidRPr="00C85498">
        <w:rPr>
          <w:rFonts w:ascii="Times New Roman" w:hAnsi="Times New Roman" w:cs="Times New Roman"/>
        </w:rPr>
        <w:t xml:space="preserve">Portugal, </w:t>
      </w:r>
      <w:r w:rsidR="00796BDE" w:rsidRPr="00C85498">
        <w:rPr>
          <w:rFonts w:ascii="Times New Roman" w:hAnsi="Times New Roman" w:cs="Times New Roman"/>
        </w:rPr>
        <w:t xml:space="preserve">España, </w:t>
      </w:r>
      <w:r w:rsidR="00FA06A8" w:rsidRPr="00C85498">
        <w:rPr>
          <w:rFonts w:ascii="Times New Roman" w:hAnsi="Times New Roman" w:cs="Times New Roman"/>
        </w:rPr>
        <w:t>Grecia</w:t>
      </w:r>
      <w:r w:rsidR="00796BDE" w:rsidRPr="00C85498">
        <w:rPr>
          <w:rFonts w:ascii="Times New Roman" w:hAnsi="Times New Roman" w:cs="Times New Roman"/>
        </w:rPr>
        <w:t>, Italia</w:t>
      </w:r>
      <w:r w:rsidR="00FA06A8" w:rsidRPr="00C85498">
        <w:rPr>
          <w:rFonts w:ascii="Times New Roman" w:hAnsi="Times New Roman" w:cs="Times New Roman"/>
        </w:rPr>
        <w:t xml:space="preserve"> y Francia. </w:t>
      </w:r>
      <w:r w:rsidR="00802D2D" w:rsidRPr="00C85498">
        <w:rPr>
          <w:rFonts w:ascii="Times New Roman" w:hAnsi="Times New Roman" w:cs="Times New Roman"/>
        </w:rPr>
        <w:t>En</w:t>
      </w:r>
      <w:r w:rsidR="006513E9" w:rsidRPr="00C85498">
        <w:rPr>
          <w:rFonts w:ascii="Times New Roman" w:hAnsi="Times New Roman" w:cs="Times New Roman"/>
        </w:rPr>
        <w:t xml:space="preserve"> </w:t>
      </w:r>
      <w:r w:rsidR="00FA06A8" w:rsidRPr="00C85498">
        <w:rPr>
          <w:rFonts w:ascii="Times New Roman" w:hAnsi="Times New Roman" w:cs="Times New Roman"/>
        </w:rPr>
        <w:t xml:space="preserve">el otro polo, nuevamente aparecen Dinamarca, Alemania, Reino Unido, </w:t>
      </w:r>
      <w:r w:rsidR="006513E9" w:rsidRPr="00C85498">
        <w:rPr>
          <w:rFonts w:ascii="Times New Roman" w:hAnsi="Times New Roman" w:cs="Times New Roman"/>
        </w:rPr>
        <w:t>Bulgaria y Rumania</w:t>
      </w:r>
      <w:r w:rsidR="00EE4DF8" w:rsidRPr="00C85498">
        <w:rPr>
          <w:rFonts w:ascii="Times New Roman" w:hAnsi="Times New Roman" w:cs="Times New Roman"/>
        </w:rPr>
        <w:t>.</w:t>
      </w:r>
      <w:r w:rsidR="00602B46" w:rsidRPr="00C85498">
        <w:rPr>
          <w:rFonts w:ascii="Times New Roman" w:hAnsi="Times New Roman" w:cs="Times New Roman"/>
        </w:rPr>
        <w:t xml:space="preserve"> </w:t>
      </w:r>
      <w:r w:rsidR="00FA06A8" w:rsidRPr="00C85498">
        <w:rPr>
          <w:rFonts w:ascii="Times New Roman" w:hAnsi="Times New Roman" w:cs="Times New Roman"/>
        </w:rPr>
        <w:t>Estados Unidos se ubica en estos niveles, aunque debe remarcarse el carácter parcial del indicador, dada la una única dimensión que contempla.</w:t>
      </w:r>
      <w:r w:rsidR="00845992" w:rsidRPr="00C85498">
        <w:rPr>
          <w:rFonts w:ascii="Times New Roman" w:hAnsi="Times New Roman" w:cs="Times New Roman"/>
        </w:rPr>
        <w:t xml:space="preserve"> </w:t>
      </w:r>
      <w:r w:rsidR="006A7549" w:rsidRPr="00C85498">
        <w:rPr>
          <w:rFonts w:ascii="Times New Roman" w:hAnsi="Times New Roman" w:cs="Times New Roman"/>
        </w:rPr>
        <w:t>Resta un último comentario</w:t>
      </w:r>
      <w:r w:rsidR="00D64CAA" w:rsidRPr="00C85498">
        <w:rPr>
          <w:rFonts w:ascii="Times New Roman" w:hAnsi="Times New Roman" w:cs="Times New Roman"/>
        </w:rPr>
        <w:t xml:space="preserve"> </w:t>
      </w:r>
      <w:r w:rsidR="006A7549" w:rsidRPr="00C85498">
        <w:rPr>
          <w:rFonts w:ascii="Times New Roman" w:hAnsi="Times New Roman" w:cs="Times New Roman"/>
        </w:rPr>
        <w:t xml:space="preserve">respecto </w:t>
      </w:r>
      <w:r w:rsidR="00796BDE" w:rsidRPr="00C85498">
        <w:rPr>
          <w:rFonts w:ascii="Times New Roman" w:hAnsi="Times New Roman" w:cs="Times New Roman"/>
        </w:rPr>
        <w:t>a lo evidenciado en Argentina</w:t>
      </w:r>
      <w:r w:rsidR="006A7549" w:rsidRPr="00C85498">
        <w:rPr>
          <w:rFonts w:ascii="Times New Roman" w:hAnsi="Times New Roman" w:cs="Times New Roman"/>
        </w:rPr>
        <w:t>. Mientras aquí</w:t>
      </w:r>
      <w:r w:rsidR="00796BDE" w:rsidRPr="00C85498">
        <w:rPr>
          <w:rFonts w:ascii="Times New Roman" w:hAnsi="Times New Roman" w:cs="Times New Roman"/>
        </w:rPr>
        <w:t xml:space="preserve"> el tamaño de establecimiento resulta </w:t>
      </w:r>
      <w:r w:rsidR="008A28C1" w:rsidRPr="00C85498">
        <w:rPr>
          <w:rFonts w:ascii="Times New Roman" w:hAnsi="Times New Roman" w:cs="Times New Roman"/>
        </w:rPr>
        <w:t xml:space="preserve">el factor </w:t>
      </w:r>
      <w:r w:rsidR="00796BDE" w:rsidRPr="00C85498">
        <w:rPr>
          <w:rFonts w:ascii="Times New Roman" w:hAnsi="Times New Roman" w:cs="Times New Roman"/>
        </w:rPr>
        <w:t>más determinante</w:t>
      </w:r>
      <w:r w:rsidR="006A7549" w:rsidRPr="00C85498">
        <w:rPr>
          <w:rFonts w:ascii="Times New Roman" w:hAnsi="Times New Roman" w:cs="Times New Roman"/>
        </w:rPr>
        <w:t xml:space="preserve"> de la precariedad</w:t>
      </w:r>
      <w:r w:rsidR="00796BDE" w:rsidRPr="00C85498">
        <w:rPr>
          <w:rFonts w:ascii="Times New Roman" w:hAnsi="Times New Roman" w:cs="Times New Roman"/>
        </w:rPr>
        <w:t xml:space="preserve">, en Europa y Estados Unidos son las ocupaciones de baja calificación las que más condensan </w:t>
      </w:r>
      <w:r w:rsidR="00161C71" w:rsidRPr="00C85498">
        <w:rPr>
          <w:rFonts w:ascii="Times New Roman" w:hAnsi="Times New Roman" w:cs="Times New Roman"/>
        </w:rPr>
        <w:t xml:space="preserve">sus </w:t>
      </w:r>
      <w:r w:rsidR="00796BDE" w:rsidRPr="00C85498">
        <w:rPr>
          <w:rFonts w:ascii="Times New Roman" w:hAnsi="Times New Roman" w:cs="Times New Roman"/>
        </w:rPr>
        <w:t>expresiones</w:t>
      </w:r>
      <w:r w:rsidR="00161C71" w:rsidRPr="00C85498">
        <w:rPr>
          <w:rFonts w:ascii="Times New Roman" w:hAnsi="Times New Roman" w:cs="Times New Roman"/>
        </w:rPr>
        <w:t>.</w:t>
      </w:r>
      <w:r w:rsidR="00796BDE" w:rsidRPr="00C85498">
        <w:rPr>
          <w:rFonts w:ascii="Times New Roman" w:hAnsi="Times New Roman" w:cs="Times New Roman"/>
        </w:rPr>
        <w:t xml:space="preserve"> </w:t>
      </w:r>
      <w:r w:rsidR="00775146" w:rsidRPr="00C85498">
        <w:rPr>
          <w:rFonts w:ascii="Times New Roman" w:hAnsi="Times New Roman" w:cs="Times New Roman"/>
        </w:rPr>
        <w:t>Esta diferencia podría ser expresión de las brechas de productividad tan importantes que existen</w:t>
      </w:r>
      <w:r w:rsidR="003D0E5B" w:rsidRPr="00C85498">
        <w:rPr>
          <w:rFonts w:ascii="Times New Roman" w:hAnsi="Times New Roman" w:cs="Times New Roman"/>
        </w:rPr>
        <w:t xml:space="preserve"> entre países</w:t>
      </w:r>
      <w:r w:rsidR="00775146" w:rsidRPr="00C85498">
        <w:rPr>
          <w:rFonts w:ascii="Times New Roman" w:hAnsi="Times New Roman" w:cs="Times New Roman"/>
        </w:rPr>
        <w:t>. En Argentina</w:t>
      </w:r>
      <w:r w:rsidR="006967E4" w:rsidRPr="00C85498">
        <w:rPr>
          <w:rFonts w:ascii="Times New Roman" w:hAnsi="Times New Roman" w:cs="Times New Roman"/>
        </w:rPr>
        <w:t>,</w:t>
      </w:r>
      <w:r w:rsidR="00775146" w:rsidRPr="00C85498">
        <w:rPr>
          <w:rFonts w:ascii="Times New Roman" w:hAnsi="Times New Roman" w:cs="Times New Roman"/>
        </w:rPr>
        <w:t xml:space="preserve"> las empresas se encuentran tan alejadas de la productividad internacional que recurren </w:t>
      </w:r>
      <w:r w:rsidR="003D0E5B" w:rsidRPr="00C85498">
        <w:rPr>
          <w:rFonts w:ascii="Times New Roman" w:hAnsi="Times New Roman" w:cs="Times New Roman"/>
        </w:rPr>
        <w:t>más intensamente</w:t>
      </w:r>
      <w:r w:rsidR="00775146" w:rsidRPr="00C85498">
        <w:rPr>
          <w:rFonts w:ascii="Times New Roman" w:hAnsi="Times New Roman" w:cs="Times New Roman"/>
        </w:rPr>
        <w:t xml:space="preserve"> al deterioro de las condiciones de empleo para sobrevivir en la competencia</w:t>
      </w:r>
      <w:r w:rsidR="003D0E5B" w:rsidRPr="00C85498">
        <w:rPr>
          <w:rFonts w:ascii="Times New Roman" w:hAnsi="Times New Roman" w:cs="Times New Roman"/>
        </w:rPr>
        <w:t>. Esto</w:t>
      </w:r>
      <w:r w:rsidR="00775146" w:rsidRPr="00C85498">
        <w:rPr>
          <w:rFonts w:ascii="Times New Roman" w:hAnsi="Times New Roman" w:cs="Times New Roman"/>
        </w:rPr>
        <w:t xml:space="preserve"> afecta a </w:t>
      </w:r>
      <w:r w:rsidR="003D0E5B" w:rsidRPr="00C85498">
        <w:rPr>
          <w:rFonts w:ascii="Times New Roman" w:hAnsi="Times New Roman" w:cs="Times New Roman"/>
        </w:rPr>
        <w:t>casi la totalidad de</w:t>
      </w:r>
      <w:r w:rsidR="00775146" w:rsidRPr="00C85498">
        <w:rPr>
          <w:rFonts w:ascii="Times New Roman" w:hAnsi="Times New Roman" w:cs="Times New Roman"/>
        </w:rPr>
        <w:t xml:space="preserve"> los </w:t>
      </w:r>
      <w:r w:rsidR="003D0E5B" w:rsidRPr="00C85498">
        <w:rPr>
          <w:rFonts w:ascii="Times New Roman" w:hAnsi="Times New Roman" w:cs="Times New Roman"/>
        </w:rPr>
        <w:t xml:space="preserve">trabajadores </w:t>
      </w:r>
      <w:r w:rsidR="00775146" w:rsidRPr="00C85498">
        <w:rPr>
          <w:rFonts w:ascii="Times New Roman" w:hAnsi="Times New Roman" w:cs="Times New Roman"/>
        </w:rPr>
        <w:t>del estrato pequeño, pero particularmente a los menos calificados</w:t>
      </w:r>
      <w:r w:rsidR="003D0E5B" w:rsidRPr="00C85498">
        <w:rPr>
          <w:rFonts w:ascii="Times New Roman" w:hAnsi="Times New Roman" w:cs="Times New Roman"/>
        </w:rPr>
        <w:t>, para los cuales</w:t>
      </w:r>
      <w:r w:rsidR="00775146" w:rsidRPr="00C85498">
        <w:rPr>
          <w:rFonts w:ascii="Times New Roman" w:hAnsi="Times New Roman" w:cs="Times New Roman"/>
        </w:rPr>
        <w:t xml:space="preserve"> la presión </w:t>
      </w:r>
      <w:r w:rsidR="00592BF8" w:rsidRPr="00C85498">
        <w:rPr>
          <w:rFonts w:ascii="Times New Roman" w:hAnsi="Times New Roman" w:cs="Times New Roman"/>
        </w:rPr>
        <w:t>desde la desocupación</w:t>
      </w:r>
      <w:r w:rsidR="00775146" w:rsidRPr="00C85498">
        <w:rPr>
          <w:rFonts w:ascii="Times New Roman" w:hAnsi="Times New Roman" w:cs="Times New Roman"/>
        </w:rPr>
        <w:t xml:space="preserve"> es más grande. En los demás países donde existen </w:t>
      </w:r>
      <w:proofErr w:type="gramStart"/>
      <w:r w:rsidR="00775146" w:rsidRPr="00C85498">
        <w:rPr>
          <w:rFonts w:ascii="Times New Roman" w:hAnsi="Times New Roman" w:cs="Times New Roman"/>
        </w:rPr>
        <w:t>brechas</w:t>
      </w:r>
      <w:proofErr w:type="gramEnd"/>
      <w:r w:rsidR="00775146" w:rsidRPr="00C85498">
        <w:rPr>
          <w:rFonts w:ascii="Times New Roman" w:hAnsi="Times New Roman" w:cs="Times New Roman"/>
        </w:rPr>
        <w:t xml:space="preserve"> pero no son tan significativas, la necesidad de compensaciones no es tan importante y se concentra en los trabajadores más simples.</w:t>
      </w:r>
    </w:p>
    <w:p w14:paraId="30B6DB32" w14:textId="77777777" w:rsidR="00792B55" w:rsidRPr="00C85498" w:rsidRDefault="00792B55" w:rsidP="00DA1286">
      <w:pPr>
        <w:tabs>
          <w:tab w:val="left" w:pos="3681"/>
        </w:tabs>
        <w:spacing w:after="120" w:line="240" w:lineRule="auto"/>
        <w:jc w:val="both"/>
        <w:rPr>
          <w:rFonts w:ascii="Times New Roman" w:hAnsi="Times New Roman" w:cs="Times New Roman"/>
        </w:rPr>
      </w:pPr>
    </w:p>
    <w:p w14:paraId="680CF4B5" w14:textId="7C427A06" w:rsidR="007531E5" w:rsidRPr="00C85498" w:rsidRDefault="00C06BE2" w:rsidP="00DA1286">
      <w:pPr>
        <w:pStyle w:val="Prrafodelista"/>
        <w:numPr>
          <w:ilvl w:val="2"/>
          <w:numId w:val="1"/>
        </w:numPr>
        <w:spacing w:after="120" w:line="240" w:lineRule="auto"/>
        <w:rPr>
          <w:rFonts w:ascii="Times New Roman" w:hAnsi="Times New Roman" w:cs="Times New Roman"/>
          <w:b/>
          <w:bCs/>
        </w:rPr>
      </w:pPr>
      <w:r w:rsidRPr="00C85498">
        <w:rPr>
          <w:rFonts w:ascii="Times New Roman" w:hAnsi="Times New Roman" w:cs="Times New Roman"/>
          <w:b/>
          <w:bCs/>
        </w:rPr>
        <w:t>Ingreso</w:t>
      </w:r>
      <w:r w:rsidR="008B005C" w:rsidRPr="00C85498">
        <w:rPr>
          <w:rFonts w:ascii="Times New Roman" w:hAnsi="Times New Roman" w:cs="Times New Roman"/>
          <w:b/>
          <w:bCs/>
        </w:rPr>
        <w:t>s</w:t>
      </w:r>
      <w:r w:rsidRPr="00C85498">
        <w:rPr>
          <w:rFonts w:ascii="Times New Roman" w:hAnsi="Times New Roman" w:cs="Times New Roman"/>
          <w:b/>
          <w:bCs/>
        </w:rPr>
        <w:t xml:space="preserve"> promedio por perfil</w:t>
      </w:r>
    </w:p>
    <w:p w14:paraId="2CF551BE" w14:textId="43696FCB" w:rsidR="007531E5" w:rsidRPr="00C85498" w:rsidRDefault="00AD32BB"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A</w:t>
      </w:r>
      <w:r w:rsidR="00373D72" w:rsidRPr="00C85498">
        <w:rPr>
          <w:rFonts w:ascii="Times New Roman" w:hAnsi="Times New Roman" w:cs="Times New Roman"/>
        </w:rPr>
        <w:t xml:space="preserve"> la hora de </w:t>
      </w:r>
      <w:r w:rsidRPr="00C85498">
        <w:rPr>
          <w:rFonts w:ascii="Times New Roman" w:hAnsi="Times New Roman" w:cs="Times New Roman"/>
        </w:rPr>
        <w:t xml:space="preserve">analizar las condiciones en que se reproduce </w:t>
      </w:r>
      <w:r w:rsidR="00373D72" w:rsidRPr="00C85498">
        <w:rPr>
          <w:rFonts w:ascii="Times New Roman" w:hAnsi="Times New Roman" w:cs="Times New Roman"/>
        </w:rPr>
        <w:t xml:space="preserve">la fuerza de trabajo, la remuneración percibida representa otra dimensión, sino la más importante, de la calidad de los empleos. En </w:t>
      </w:r>
      <w:r w:rsidR="00303DE2" w:rsidRPr="00C85498">
        <w:rPr>
          <w:rFonts w:ascii="Times New Roman" w:hAnsi="Times New Roman" w:cs="Times New Roman"/>
        </w:rPr>
        <w:t>este</w:t>
      </w:r>
      <w:r w:rsidR="00373D72" w:rsidRPr="00C85498">
        <w:rPr>
          <w:rFonts w:ascii="Times New Roman" w:hAnsi="Times New Roman" w:cs="Times New Roman"/>
        </w:rPr>
        <w:t xml:space="preserve"> sentido, el </w:t>
      </w:r>
      <w:r w:rsidR="00F46DCD" w:rsidRPr="00C85498">
        <w:rPr>
          <w:rFonts w:ascii="Times New Roman" w:hAnsi="Times New Roman" w:cs="Times New Roman"/>
        </w:rPr>
        <w:t xml:space="preserve">Gráfico </w:t>
      </w:r>
      <w:r w:rsidR="00FE0204">
        <w:rPr>
          <w:rFonts w:ascii="Times New Roman" w:hAnsi="Times New Roman" w:cs="Times New Roman"/>
        </w:rPr>
        <w:t>5</w:t>
      </w:r>
      <w:r w:rsidR="00373D72" w:rsidRPr="00C85498">
        <w:rPr>
          <w:rFonts w:ascii="Times New Roman" w:hAnsi="Times New Roman" w:cs="Times New Roman"/>
        </w:rPr>
        <w:t xml:space="preserve"> refleja el promedio de los deciles de ingreso al que pertenecen los asalariados de cada perfil.</w:t>
      </w:r>
      <w:r w:rsidR="00303DE2" w:rsidRPr="00C85498">
        <w:rPr>
          <w:rFonts w:ascii="Times New Roman" w:hAnsi="Times New Roman" w:cs="Times New Roman"/>
        </w:rPr>
        <w:t xml:space="preserve"> </w:t>
      </w:r>
    </w:p>
    <w:p w14:paraId="307E9DF5" w14:textId="047E8FE2" w:rsidR="00845992" w:rsidRPr="00C85498" w:rsidRDefault="00845992"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Una vez más, se pone de manifiesto aquí la estratificación observada anteriormente: los perfiles se ordenan por tamaño de establecimiento y, al interior de cada estrato, por nivel de calificación. Es claro que estas variables en conjunto estructuran los ingresos: el salario percibido obedece en primera instancia a la calificación del puesto y luego al tamaño de empresa, creciendo a medida que se asciende ordenadamente desde el perfil 1 al perfil 9. Sin embargo, dado que el dato de los deciles está determinado a nivel nacional, y dado que cada país guarda sus especificidades con respecto a la determinación de los salarios, esta presentación no permite la comparación entre países. </w:t>
      </w:r>
    </w:p>
    <w:p w14:paraId="350D63E1" w14:textId="77777777" w:rsidR="00845992" w:rsidRPr="00C85498" w:rsidRDefault="00845992" w:rsidP="00DA1286">
      <w:pPr>
        <w:spacing w:after="120" w:line="240" w:lineRule="auto"/>
        <w:jc w:val="both"/>
        <w:rPr>
          <w:rFonts w:ascii="Times New Roman" w:hAnsi="Times New Roman" w:cs="Times New Roman"/>
        </w:rPr>
      </w:pPr>
    </w:p>
    <w:p w14:paraId="06627658" w14:textId="77777777" w:rsidR="00845992" w:rsidRPr="00C85498" w:rsidRDefault="00845992" w:rsidP="00DA1286">
      <w:pPr>
        <w:spacing w:after="120" w:line="240" w:lineRule="auto"/>
        <w:jc w:val="both"/>
        <w:rPr>
          <w:rFonts w:ascii="Times New Roman" w:hAnsi="Times New Roman" w:cs="Times New Roman"/>
        </w:rPr>
      </w:pPr>
    </w:p>
    <w:p w14:paraId="5DBD7F82" w14:textId="77777777" w:rsidR="00845992" w:rsidRPr="00C85498" w:rsidRDefault="00845992" w:rsidP="00DA1286">
      <w:pPr>
        <w:spacing w:after="120" w:line="240" w:lineRule="auto"/>
        <w:jc w:val="both"/>
        <w:rPr>
          <w:rFonts w:ascii="Times New Roman" w:hAnsi="Times New Roman" w:cs="Times New Roman"/>
        </w:rPr>
      </w:pPr>
    </w:p>
    <w:p w14:paraId="0987D1C8" w14:textId="2C04EEBC" w:rsidR="007531E5" w:rsidRPr="00C85498" w:rsidRDefault="00F46DCD" w:rsidP="00DA1286">
      <w:pPr>
        <w:tabs>
          <w:tab w:val="left" w:pos="3681"/>
        </w:tabs>
        <w:spacing w:after="120" w:line="240" w:lineRule="auto"/>
        <w:rPr>
          <w:rFonts w:ascii="Times New Roman" w:hAnsi="Times New Roman" w:cs="Times New Roman"/>
          <w:noProof/>
          <w:lang w:eastAsia="es-AR"/>
        </w:rPr>
      </w:pPr>
      <w:commentRangeStart w:id="210"/>
      <w:commentRangeStart w:id="211"/>
      <w:commentRangeStart w:id="212"/>
      <w:r w:rsidRPr="00C85498">
        <w:rPr>
          <w:rFonts w:ascii="Times New Roman" w:hAnsi="Times New Roman" w:cs="Times New Roman"/>
          <w:b/>
        </w:rPr>
        <w:lastRenderedPageBreak/>
        <w:t>Gráfico</w:t>
      </w:r>
      <w:commentRangeEnd w:id="210"/>
      <w:r w:rsidR="00D96272">
        <w:rPr>
          <w:rStyle w:val="Refdecomentario"/>
        </w:rPr>
        <w:commentReference w:id="210"/>
      </w:r>
      <w:commentRangeEnd w:id="211"/>
      <w:r w:rsidR="004036E7">
        <w:rPr>
          <w:rStyle w:val="Refdecomentario"/>
        </w:rPr>
        <w:commentReference w:id="211"/>
      </w:r>
      <w:r w:rsidRPr="00C85498">
        <w:rPr>
          <w:rFonts w:ascii="Times New Roman" w:hAnsi="Times New Roman" w:cs="Times New Roman"/>
          <w:b/>
        </w:rPr>
        <w:t xml:space="preserve"> </w:t>
      </w:r>
      <w:r w:rsidR="00FF0D07" w:rsidRPr="00C85498">
        <w:rPr>
          <w:rFonts w:ascii="Times New Roman" w:hAnsi="Times New Roman" w:cs="Times New Roman"/>
          <w:b/>
        </w:rPr>
        <w:t>5</w:t>
      </w:r>
      <w:r w:rsidRPr="00C85498">
        <w:rPr>
          <w:rFonts w:ascii="Times New Roman" w:hAnsi="Times New Roman" w:cs="Times New Roman"/>
          <w:b/>
        </w:rPr>
        <w:t>: Decil promedio de los asalariados por perfil. 2018</w:t>
      </w:r>
      <w:commentRangeStart w:id="213"/>
      <w:r w:rsidRPr="00C85498">
        <w:rPr>
          <w:rStyle w:val="Refdenotaalpie"/>
          <w:rFonts w:ascii="Times New Roman" w:hAnsi="Times New Roman" w:cs="Times New Roman"/>
          <w:b/>
        </w:rPr>
        <w:footnoteReference w:id="27"/>
      </w:r>
      <w:commentRangeEnd w:id="213"/>
      <w:r w:rsidR="004E22EC">
        <w:rPr>
          <w:rStyle w:val="Refdecomentario"/>
        </w:rPr>
        <w:commentReference w:id="213"/>
      </w:r>
      <w:r w:rsidR="003966AB" w:rsidRPr="00C85498">
        <w:rPr>
          <w:rFonts w:ascii="Times New Roman" w:hAnsi="Times New Roman" w:cs="Times New Roman"/>
          <w:noProof/>
          <w:lang w:eastAsia="es-AR"/>
        </w:rPr>
        <w:t xml:space="preserve"> </w:t>
      </w:r>
      <w:commentRangeEnd w:id="212"/>
      <w:r w:rsidR="004D2C76">
        <w:rPr>
          <w:rStyle w:val="Refdecomentario"/>
        </w:rPr>
        <w:commentReference w:id="212"/>
      </w:r>
    </w:p>
    <w:p w14:paraId="54477BC3" w14:textId="50AFBB71" w:rsidR="000A7517" w:rsidRPr="00C85498" w:rsidRDefault="00084789" w:rsidP="00DA1286">
      <w:pPr>
        <w:tabs>
          <w:tab w:val="left" w:pos="3681"/>
        </w:tabs>
        <w:spacing w:after="120" w:line="240" w:lineRule="auto"/>
        <w:rPr>
          <w:rFonts w:ascii="Times New Roman" w:hAnsi="Times New Roman" w:cs="Times New Roman"/>
        </w:rPr>
      </w:pPr>
      <w:r>
        <w:rPr>
          <w:rFonts w:ascii="Times New Roman" w:hAnsi="Times New Roman" w:cs="Times New Roman"/>
          <w:noProof/>
          <w:lang w:eastAsia="es-AR"/>
        </w:rPr>
        <w:drawing>
          <wp:inline distT="0" distB="0" distL="0" distR="0" wp14:anchorId="6B40D93C" wp14:editId="5A54FE84">
            <wp:extent cx="5971540" cy="3447421"/>
            <wp:effectExtent l="0" t="0" r="0" b="635"/>
            <wp:docPr id="26" name="Imagen 26" descr="C:\Users\usuario\Desktop\Repositorios\Economia\Precariedad Mundial\precariedad.mundial\Resultados\dec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Repositorios\Economia\Precariedad Mundial\precariedad.mundial\Resultados\decil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3447421"/>
                    </a:xfrm>
                    <a:prstGeom prst="rect">
                      <a:avLst/>
                    </a:prstGeom>
                    <a:noFill/>
                    <a:ln>
                      <a:noFill/>
                    </a:ln>
                  </pic:spPr>
                </pic:pic>
              </a:graphicData>
            </a:graphic>
          </wp:inline>
        </w:drawing>
      </w:r>
    </w:p>
    <w:p w14:paraId="0F39B8E7" w14:textId="77777777" w:rsidR="002B4DAE" w:rsidRPr="00C85498" w:rsidRDefault="002B4DAE"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2B33C2CF" w14:textId="263ED2D2" w:rsidR="00F46DCD" w:rsidRPr="00C85498" w:rsidRDefault="00616215"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Con el objetivo de establecer una comparación internacional del nivel de ingresos, estimamos</w:t>
      </w:r>
      <w:r w:rsidR="00ED5A31" w:rsidRPr="00C85498">
        <w:rPr>
          <w:rFonts w:ascii="Times New Roman" w:hAnsi="Times New Roman" w:cs="Times New Roman"/>
        </w:rPr>
        <w:t xml:space="preserve"> </w:t>
      </w:r>
      <w:r w:rsidRPr="00C85498">
        <w:rPr>
          <w:rFonts w:ascii="Times New Roman" w:hAnsi="Times New Roman" w:cs="Times New Roman"/>
        </w:rPr>
        <w:t xml:space="preserve">los ingresos de </w:t>
      </w:r>
      <w:r w:rsidR="0019445D" w:rsidRPr="00C85498">
        <w:rPr>
          <w:rFonts w:ascii="Times New Roman" w:hAnsi="Times New Roman" w:cs="Times New Roman"/>
        </w:rPr>
        <w:t>los perfiles</w:t>
      </w:r>
      <w:r w:rsidRPr="00C85498">
        <w:rPr>
          <w:rFonts w:ascii="Times New Roman" w:hAnsi="Times New Roman" w:cs="Times New Roman"/>
        </w:rPr>
        <w:t xml:space="preserve"> de cada país en escala internacional mediante el criterio de paridad de poder adquisitivo. A continuación, graficamos el </w:t>
      </w:r>
      <w:r w:rsidR="0092232F" w:rsidRPr="00C85498">
        <w:rPr>
          <w:rFonts w:ascii="Times New Roman" w:hAnsi="Times New Roman" w:cs="Times New Roman"/>
        </w:rPr>
        <w:t>salario</w:t>
      </w:r>
      <w:r w:rsidRPr="00C85498">
        <w:rPr>
          <w:rFonts w:ascii="Times New Roman" w:hAnsi="Times New Roman" w:cs="Times New Roman"/>
        </w:rPr>
        <w:t xml:space="preserve"> promedio </w:t>
      </w:r>
      <w:r w:rsidR="0092232F" w:rsidRPr="00C85498">
        <w:rPr>
          <w:rFonts w:ascii="Times New Roman" w:hAnsi="Times New Roman" w:cs="Times New Roman"/>
        </w:rPr>
        <w:t>por perfil en términos relativos al salario promedio percibido por el perfil 9 (calificación alta y establecimiento grande) en Estados Unidos</w:t>
      </w:r>
      <w:r w:rsidR="00A36D26" w:rsidRPr="00C85498">
        <w:rPr>
          <w:rFonts w:ascii="Times New Roman" w:hAnsi="Times New Roman" w:cs="Times New Roman"/>
        </w:rPr>
        <w:t>,</w:t>
      </w:r>
      <w:r w:rsidR="0011393B" w:rsidRPr="00C85498">
        <w:rPr>
          <w:rFonts w:ascii="Times New Roman" w:hAnsi="Times New Roman" w:cs="Times New Roman"/>
        </w:rPr>
        <w:t xml:space="preserve"> donde se registran los mayores ingresos</w:t>
      </w:r>
      <w:r w:rsidR="0092232F" w:rsidRPr="00C85498">
        <w:rPr>
          <w:rFonts w:ascii="Times New Roman" w:hAnsi="Times New Roman" w:cs="Times New Roman"/>
        </w:rPr>
        <w:t>.</w:t>
      </w:r>
      <w:r w:rsidR="0014453B" w:rsidRPr="00C85498">
        <w:rPr>
          <w:rFonts w:ascii="Times New Roman" w:hAnsi="Times New Roman" w:cs="Times New Roman"/>
        </w:rPr>
        <w:t xml:space="preserve"> </w:t>
      </w:r>
      <w:r w:rsidR="0092232F" w:rsidRPr="00C85498">
        <w:rPr>
          <w:rFonts w:ascii="Times New Roman" w:hAnsi="Times New Roman" w:cs="Times New Roman"/>
        </w:rPr>
        <w:t>La información corresponde a</w:t>
      </w:r>
      <w:r w:rsidRPr="00C85498">
        <w:rPr>
          <w:rFonts w:ascii="Times New Roman" w:hAnsi="Times New Roman" w:cs="Times New Roman"/>
        </w:rPr>
        <w:t>l año 2014,</w:t>
      </w:r>
      <w:r w:rsidR="00ED5A31" w:rsidRPr="00C85498">
        <w:rPr>
          <w:rFonts w:ascii="Times New Roman" w:hAnsi="Times New Roman" w:cs="Times New Roman"/>
        </w:rPr>
        <w:t xml:space="preserve"> último</w:t>
      </w:r>
      <w:r w:rsidRPr="00C85498">
        <w:rPr>
          <w:rFonts w:ascii="Times New Roman" w:hAnsi="Times New Roman" w:cs="Times New Roman"/>
        </w:rPr>
        <w:t xml:space="preserve"> año</w:t>
      </w:r>
      <w:r w:rsidR="00ED5A31" w:rsidRPr="00C85498">
        <w:rPr>
          <w:rFonts w:ascii="Times New Roman" w:hAnsi="Times New Roman" w:cs="Times New Roman"/>
        </w:rPr>
        <w:t xml:space="preserve"> disponible de la SES</w:t>
      </w:r>
      <w:r w:rsidR="0011393B" w:rsidRPr="00C85498">
        <w:rPr>
          <w:rFonts w:ascii="Times New Roman" w:hAnsi="Times New Roman" w:cs="Times New Roman"/>
        </w:rPr>
        <w:t xml:space="preserve"> que, recordemos, utilizamos para completar</w:t>
      </w:r>
      <w:r w:rsidRPr="00C85498">
        <w:rPr>
          <w:rFonts w:ascii="Times New Roman" w:hAnsi="Times New Roman" w:cs="Times New Roman"/>
        </w:rPr>
        <w:t xml:space="preserve"> la LFS</w:t>
      </w:r>
      <w:r w:rsidR="00A36D26" w:rsidRPr="00C85498">
        <w:rPr>
          <w:rFonts w:ascii="Times New Roman" w:hAnsi="Times New Roman" w:cs="Times New Roman"/>
        </w:rPr>
        <w:t xml:space="preserve"> (</w:t>
      </w:r>
      <w:r w:rsidR="0011393B" w:rsidRPr="00C85498">
        <w:rPr>
          <w:rFonts w:ascii="Times New Roman" w:hAnsi="Times New Roman" w:cs="Times New Roman"/>
        </w:rPr>
        <w:t>ver el Anexo 1</w:t>
      </w:r>
      <w:r w:rsidR="006967E4" w:rsidRPr="00C85498">
        <w:rPr>
          <w:rFonts w:ascii="Times New Roman" w:hAnsi="Times New Roman" w:cs="Times New Roman"/>
        </w:rPr>
        <w:t xml:space="preserve"> para más información</w:t>
      </w:r>
      <w:r w:rsidR="00A36D26" w:rsidRPr="00C85498">
        <w:rPr>
          <w:rFonts w:ascii="Times New Roman" w:hAnsi="Times New Roman" w:cs="Times New Roman"/>
        </w:rPr>
        <w:t>)</w:t>
      </w:r>
      <w:r w:rsidR="0011393B" w:rsidRPr="00C85498">
        <w:rPr>
          <w:rFonts w:ascii="Times New Roman" w:hAnsi="Times New Roman" w:cs="Times New Roman"/>
        </w:rPr>
        <w:t>.</w:t>
      </w:r>
    </w:p>
    <w:p w14:paraId="3E68BC0B" w14:textId="532A7BFC" w:rsidR="0021613E" w:rsidRPr="00C85498" w:rsidRDefault="0011393B" w:rsidP="004467DB">
      <w:pPr>
        <w:spacing w:after="120" w:line="240" w:lineRule="auto"/>
        <w:ind w:firstLine="397"/>
        <w:jc w:val="both"/>
        <w:rPr>
          <w:rFonts w:ascii="Times New Roman" w:hAnsi="Times New Roman" w:cs="Times New Roman"/>
        </w:rPr>
      </w:pPr>
      <w:commentRangeStart w:id="214"/>
      <w:r w:rsidRPr="00C85498">
        <w:rPr>
          <w:rFonts w:ascii="Times New Roman" w:hAnsi="Times New Roman" w:cs="Times New Roman"/>
        </w:rPr>
        <w:t>L</w:t>
      </w:r>
      <w:r w:rsidR="00792B55" w:rsidRPr="00C85498">
        <w:rPr>
          <w:rFonts w:ascii="Times New Roman" w:hAnsi="Times New Roman" w:cs="Times New Roman"/>
        </w:rPr>
        <w:t>o</w:t>
      </w:r>
      <w:commentRangeEnd w:id="214"/>
      <w:r w:rsidR="008D4D7B">
        <w:rPr>
          <w:rStyle w:val="Refdecomentario"/>
        </w:rPr>
        <w:commentReference w:id="214"/>
      </w:r>
      <w:r w:rsidR="00792B55" w:rsidRPr="00C85498">
        <w:rPr>
          <w:rFonts w:ascii="Times New Roman" w:hAnsi="Times New Roman" w:cs="Times New Roman"/>
        </w:rPr>
        <w:t xml:space="preserve"> que se observa en el Gráfico </w:t>
      </w:r>
      <w:r w:rsidRPr="00C85498">
        <w:rPr>
          <w:rFonts w:ascii="Times New Roman" w:hAnsi="Times New Roman" w:cs="Times New Roman"/>
        </w:rPr>
        <w:t xml:space="preserve">6 </w:t>
      </w:r>
      <w:r w:rsidR="00792B55" w:rsidRPr="00C85498">
        <w:rPr>
          <w:rFonts w:ascii="Times New Roman" w:hAnsi="Times New Roman" w:cs="Times New Roman"/>
        </w:rPr>
        <w:t xml:space="preserve">está </w:t>
      </w:r>
      <w:r w:rsidRPr="00C85498">
        <w:rPr>
          <w:rFonts w:ascii="Times New Roman" w:hAnsi="Times New Roman" w:cs="Times New Roman"/>
        </w:rPr>
        <w:t xml:space="preserve">nuevamente </w:t>
      </w:r>
      <w:r w:rsidR="00792B55" w:rsidRPr="00C85498">
        <w:rPr>
          <w:rFonts w:ascii="Times New Roman" w:hAnsi="Times New Roman" w:cs="Times New Roman"/>
        </w:rPr>
        <w:t xml:space="preserve">muy vinculado a la relación agregada observada en el Gráfico 1: </w:t>
      </w:r>
      <w:r w:rsidR="00A36D26" w:rsidRPr="00C85498">
        <w:rPr>
          <w:rFonts w:ascii="Times New Roman" w:hAnsi="Times New Roman" w:cs="Times New Roman"/>
        </w:rPr>
        <w:t>e</w:t>
      </w:r>
      <w:r w:rsidR="00792B55" w:rsidRPr="00C85498">
        <w:rPr>
          <w:rFonts w:ascii="Times New Roman" w:hAnsi="Times New Roman" w:cs="Times New Roman"/>
        </w:rPr>
        <w:t xml:space="preserve">n cada uno de los perfiles, los salarios más elevados se encuentran entre los países de mayor desarrollo productivo (con Estados Unidos a la cabeza y España en último lugar dentro del grupo), y los países rezagados productivamente muestran salarios que en ningún perfil supera al 63% del salario estadounidense. Portugal se encuentra más cercano a los niveles de los países de mayor desarrollo (alcanzando en algunos casos a España), mientras que Rumania, Bulgaria y Argentina se encuentran un escalón detrás. </w:t>
      </w:r>
    </w:p>
    <w:p w14:paraId="4F5ACF86" w14:textId="0B24CC74" w:rsidR="00792B55" w:rsidRPr="00C85498" w:rsidRDefault="00792B55" w:rsidP="004467DB">
      <w:pPr>
        <w:spacing w:after="120" w:line="240" w:lineRule="auto"/>
        <w:ind w:firstLine="397"/>
        <w:jc w:val="both"/>
        <w:rPr>
          <w:rFonts w:ascii="Times New Roman" w:hAnsi="Times New Roman" w:cs="Times New Roman"/>
        </w:rPr>
      </w:pPr>
      <w:commentRangeStart w:id="215"/>
      <w:r w:rsidRPr="00C85498">
        <w:rPr>
          <w:rFonts w:ascii="Times New Roman" w:hAnsi="Times New Roman" w:cs="Times New Roman"/>
        </w:rPr>
        <w:t xml:space="preserve">Como fuera adelantado, esta información deja de manifiesto que las diferencias en el salario promedio observadas en el Gráfico 1 no obedecen </w:t>
      </w:r>
      <w:r w:rsidRPr="00C85498">
        <w:rPr>
          <w:rFonts w:ascii="Times New Roman" w:hAnsi="Times New Roman" w:cs="Times New Roman"/>
          <w:i/>
        </w:rPr>
        <w:t>directamente</w:t>
      </w:r>
      <w:r w:rsidRPr="00C85498">
        <w:rPr>
          <w:rFonts w:ascii="Times New Roman" w:hAnsi="Times New Roman" w:cs="Times New Roman"/>
        </w:rPr>
        <w:t xml:space="preserve"> a la distinta composición del mercado laboral en torno a estos perfiles</w:t>
      </w:r>
      <w:r w:rsidR="00A36D26" w:rsidRPr="00C85498">
        <w:rPr>
          <w:rFonts w:ascii="Times New Roman" w:hAnsi="Times New Roman" w:cs="Times New Roman"/>
        </w:rPr>
        <w:t xml:space="preserve">. En cambio, </w:t>
      </w:r>
      <w:r w:rsidRPr="00C85498">
        <w:rPr>
          <w:rFonts w:ascii="Times New Roman" w:hAnsi="Times New Roman" w:cs="Times New Roman"/>
        </w:rPr>
        <w:t>las brechas salariales existen en todos</w:t>
      </w:r>
      <w:r w:rsidR="0011393B" w:rsidRPr="00C85498">
        <w:rPr>
          <w:rFonts w:ascii="Times New Roman" w:hAnsi="Times New Roman" w:cs="Times New Roman"/>
        </w:rPr>
        <w:t xml:space="preserve"> </w:t>
      </w:r>
      <w:r w:rsidRPr="00C85498">
        <w:rPr>
          <w:rFonts w:ascii="Times New Roman" w:hAnsi="Times New Roman" w:cs="Times New Roman"/>
        </w:rPr>
        <w:t xml:space="preserve">los </w:t>
      </w:r>
      <w:r w:rsidR="00A36D26" w:rsidRPr="00C85498">
        <w:rPr>
          <w:rFonts w:ascii="Times New Roman" w:hAnsi="Times New Roman" w:cs="Times New Roman"/>
        </w:rPr>
        <w:t>países para los distintos perfiles estudiados, pero tienen lugar a distintos niveles salariales y con una intensidad diferente según el desarrollo productivo de cada país</w:t>
      </w:r>
      <w:commentRangeEnd w:id="215"/>
      <w:r w:rsidR="008D4D7B">
        <w:rPr>
          <w:rStyle w:val="Refdecomentario"/>
        </w:rPr>
        <w:commentReference w:id="215"/>
      </w:r>
      <w:r w:rsidR="00A36D26" w:rsidRPr="00C85498">
        <w:rPr>
          <w:rFonts w:ascii="Times New Roman" w:hAnsi="Times New Roman" w:cs="Times New Roman"/>
        </w:rPr>
        <w:t>.</w:t>
      </w:r>
    </w:p>
    <w:p w14:paraId="088144EC" w14:textId="77777777" w:rsidR="00B72D72" w:rsidRPr="00C85498" w:rsidRDefault="00B72D72" w:rsidP="00DA1286">
      <w:pPr>
        <w:spacing w:after="120" w:line="240" w:lineRule="auto"/>
        <w:jc w:val="both"/>
        <w:rPr>
          <w:rFonts w:ascii="Times New Roman" w:hAnsi="Times New Roman" w:cs="Times New Roman"/>
          <w:b/>
        </w:rPr>
      </w:pPr>
    </w:p>
    <w:p w14:paraId="489A3E33" w14:textId="71724A6F" w:rsidR="00C82567" w:rsidRPr="00C85498" w:rsidRDefault="0092232F" w:rsidP="00DA1286">
      <w:pPr>
        <w:spacing w:after="120" w:line="240" w:lineRule="auto"/>
        <w:jc w:val="both"/>
        <w:rPr>
          <w:rFonts w:ascii="Times New Roman" w:hAnsi="Times New Roman" w:cs="Times New Roman"/>
          <w:b/>
        </w:rPr>
      </w:pPr>
      <w:r w:rsidRPr="00C85498">
        <w:rPr>
          <w:rFonts w:ascii="Times New Roman" w:hAnsi="Times New Roman" w:cs="Times New Roman"/>
          <w:b/>
        </w:rPr>
        <w:lastRenderedPageBreak/>
        <w:t xml:space="preserve">Gráfico </w:t>
      </w:r>
      <w:r w:rsidR="00FF0D07" w:rsidRPr="00C85498">
        <w:rPr>
          <w:rFonts w:ascii="Times New Roman" w:hAnsi="Times New Roman" w:cs="Times New Roman"/>
          <w:b/>
        </w:rPr>
        <w:t>6</w:t>
      </w:r>
      <w:r w:rsidRPr="00C85498">
        <w:rPr>
          <w:rFonts w:ascii="Times New Roman" w:hAnsi="Times New Roman" w:cs="Times New Roman"/>
          <w:b/>
        </w:rPr>
        <w:t xml:space="preserve">: Ingreso promedio por perfil en paridad de poder adquisitivo. Año 2014. Perfil 9 de </w:t>
      </w:r>
      <w:commentRangeStart w:id="216"/>
      <w:commentRangeStart w:id="217"/>
      <w:r w:rsidR="00B72D72" w:rsidRPr="00C85498">
        <w:rPr>
          <w:rFonts w:ascii="Times New Roman" w:hAnsi="Times New Roman" w:cs="Times New Roman"/>
          <w:b/>
        </w:rPr>
        <w:t>EE</w:t>
      </w:r>
      <w:commentRangeEnd w:id="216"/>
      <w:r w:rsidR="004E22EC">
        <w:rPr>
          <w:rStyle w:val="Refdecomentario"/>
        </w:rPr>
        <w:commentReference w:id="216"/>
      </w:r>
      <w:commentRangeEnd w:id="217"/>
      <w:r w:rsidR="00360B1A">
        <w:rPr>
          <w:rStyle w:val="Refdecomentario"/>
        </w:rPr>
        <w:commentReference w:id="217"/>
      </w:r>
      <w:r w:rsidR="00B72D72" w:rsidRPr="00C85498">
        <w:rPr>
          <w:rFonts w:ascii="Times New Roman" w:hAnsi="Times New Roman" w:cs="Times New Roman"/>
          <w:b/>
        </w:rPr>
        <w:t>.UU.</w:t>
      </w:r>
      <w:r w:rsidRPr="00C85498">
        <w:rPr>
          <w:rFonts w:ascii="Times New Roman" w:hAnsi="Times New Roman" w:cs="Times New Roman"/>
          <w:b/>
        </w:rPr>
        <w:t xml:space="preserve"> =</w:t>
      </w:r>
      <w:r w:rsidR="00792B55" w:rsidRPr="00C85498">
        <w:rPr>
          <w:rFonts w:ascii="Times New Roman" w:hAnsi="Times New Roman" w:cs="Times New Roman"/>
          <w:b/>
        </w:rPr>
        <w:t xml:space="preserve"> </w:t>
      </w:r>
      <w:r w:rsidR="006B7135" w:rsidRPr="00C85498">
        <w:rPr>
          <w:rFonts w:ascii="Times New Roman" w:hAnsi="Times New Roman" w:cs="Times New Roman"/>
          <w:b/>
        </w:rPr>
        <w:t>100</w:t>
      </w:r>
      <w:r w:rsidR="00F46DCD" w:rsidRPr="00C85498">
        <w:rPr>
          <w:rStyle w:val="Refdenotaalpie"/>
          <w:rFonts w:ascii="Times New Roman" w:hAnsi="Times New Roman" w:cs="Times New Roman"/>
          <w:b/>
        </w:rPr>
        <w:footnoteReference w:id="28"/>
      </w:r>
    </w:p>
    <w:p w14:paraId="7E81A5E6" w14:textId="6EB944E2" w:rsidR="0092232F" w:rsidRPr="00C85498" w:rsidRDefault="00FD0D2F" w:rsidP="00DA1286">
      <w:pPr>
        <w:spacing w:after="120" w:line="240" w:lineRule="auto"/>
        <w:jc w:val="both"/>
        <w:rPr>
          <w:rFonts w:ascii="Times New Roman" w:hAnsi="Times New Roman" w:cs="Times New Roman"/>
        </w:rPr>
      </w:pPr>
      <w:r>
        <w:rPr>
          <w:rFonts w:ascii="Times New Roman" w:hAnsi="Times New Roman" w:cs="Times New Roman"/>
          <w:noProof/>
          <w:lang w:eastAsia="es-AR"/>
        </w:rPr>
        <w:drawing>
          <wp:inline distT="0" distB="0" distL="0" distR="0" wp14:anchorId="6E19C7C8" wp14:editId="68DD6409">
            <wp:extent cx="5971540" cy="3447421"/>
            <wp:effectExtent l="0" t="0" r="0" b="635"/>
            <wp:docPr id="31" name="Imagen 31" descr="C:\Users\usuario\Desktop\Repositorios\Economia\Precariedad Mundial\precariedad.mundial\Resultados\PPA BENCHMARK 2017_USA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esktop\Repositorios\Economia\Precariedad Mundial\precariedad.mundial\Resultados\PPA BENCHMARK 2017_USA 1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1540" cy="3447421"/>
                    </a:xfrm>
                    <a:prstGeom prst="rect">
                      <a:avLst/>
                    </a:prstGeom>
                    <a:noFill/>
                    <a:ln>
                      <a:noFill/>
                    </a:ln>
                  </pic:spPr>
                </pic:pic>
              </a:graphicData>
            </a:graphic>
          </wp:inline>
        </w:drawing>
      </w:r>
    </w:p>
    <w:p w14:paraId="4EC66BAE" w14:textId="24A435F4" w:rsidR="0092232F" w:rsidRPr="00C85498" w:rsidRDefault="0092232F" w:rsidP="004467DB">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CPS,</w:t>
      </w:r>
      <w:r w:rsidR="0011393B" w:rsidRPr="00C85498">
        <w:rPr>
          <w:rFonts w:ascii="Times New Roman" w:hAnsi="Times New Roman" w:cs="Times New Roman"/>
        </w:rPr>
        <w:t xml:space="preserve"> </w:t>
      </w:r>
      <w:proofErr w:type="spellStart"/>
      <w:r w:rsidRPr="00C85498">
        <w:rPr>
          <w:rFonts w:ascii="Times New Roman" w:hAnsi="Times New Roman" w:cs="Times New Roman"/>
          <w:i/>
          <w:iCs/>
        </w:rPr>
        <w:t>European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Union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Structure</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of</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Earnings</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Survey</w:t>
      </w:r>
      <w:proofErr w:type="spellEnd"/>
      <w:r w:rsidR="00B72D72" w:rsidRPr="00C85498">
        <w:rPr>
          <w:rFonts w:ascii="Times New Roman" w:hAnsi="Times New Roman" w:cs="Times New Roman"/>
        </w:rPr>
        <w:t xml:space="preserve"> </w:t>
      </w:r>
      <w:r w:rsidRPr="00C85498">
        <w:rPr>
          <w:rFonts w:ascii="Times New Roman" w:hAnsi="Times New Roman" w:cs="Times New Roman"/>
        </w:rPr>
        <w:t>(SES) y Banco Mundial</w:t>
      </w:r>
    </w:p>
    <w:p w14:paraId="69D81A53" w14:textId="77777777" w:rsidR="00792B55" w:rsidRPr="00C85498" w:rsidRDefault="00792B55" w:rsidP="00DA1286">
      <w:pPr>
        <w:spacing w:after="120" w:line="240" w:lineRule="auto"/>
        <w:jc w:val="both"/>
        <w:rPr>
          <w:rFonts w:ascii="Times New Roman" w:hAnsi="Times New Roman" w:cs="Times New Roman"/>
        </w:rPr>
      </w:pPr>
    </w:p>
    <w:p w14:paraId="13E6B9E9" w14:textId="7FD2A746" w:rsidR="006967E4" w:rsidRPr="00C85498" w:rsidRDefault="00417BA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Concentrándonos</w:t>
      </w:r>
      <w:r w:rsidR="00CF043D" w:rsidRPr="00C85498">
        <w:rPr>
          <w:rFonts w:ascii="Times New Roman" w:hAnsi="Times New Roman" w:cs="Times New Roman"/>
        </w:rPr>
        <w:t xml:space="preserve"> </w:t>
      </w:r>
      <w:r w:rsidRPr="00C85498">
        <w:rPr>
          <w:rFonts w:ascii="Times New Roman" w:hAnsi="Times New Roman" w:cs="Times New Roman"/>
        </w:rPr>
        <w:t xml:space="preserve">en </w:t>
      </w:r>
      <w:r w:rsidR="00CF043D" w:rsidRPr="00C85498">
        <w:rPr>
          <w:rFonts w:ascii="Times New Roman" w:hAnsi="Times New Roman" w:cs="Times New Roman"/>
        </w:rPr>
        <w:t xml:space="preserve">los perfiles </w:t>
      </w:r>
      <w:r w:rsidR="00880BC2" w:rsidRPr="00C85498">
        <w:rPr>
          <w:rFonts w:ascii="Times New Roman" w:hAnsi="Times New Roman" w:cs="Times New Roman"/>
        </w:rPr>
        <w:t>de calificación</w:t>
      </w:r>
      <w:r w:rsidR="00CF043D" w:rsidRPr="00C85498">
        <w:rPr>
          <w:rFonts w:ascii="Times New Roman" w:hAnsi="Times New Roman" w:cs="Times New Roman"/>
        </w:rPr>
        <w:t xml:space="preserve"> alta (perfiles 7 a 9)</w:t>
      </w:r>
      <w:r w:rsidR="00880BC2" w:rsidRPr="00C85498">
        <w:rPr>
          <w:rFonts w:ascii="Times New Roman" w:hAnsi="Times New Roman" w:cs="Times New Roman"/>
        </w:rPr>
        <w:t xml:space="preserve">, </w:t>
      </w:r>
      <w:r w:rsidR="00CF043D" w:rsidRPr="00C85498">
        <w:rPr>
          <w:rFonts w:ascii="Times New Roman" w:hAnsi="Times New Roman" w:cs="Times New Roman"/>
        </w:rPr>
        <w:t xml:space="preserve">los trabajadores de </w:t>
      </w:r>
      <w:r w:rsidR="001A0BEE" w:rsidRPr="00C85498">
        <w:rPr>
          <w:rFonts w:ascii="Times New Roman" w:hAnsi="Times New Roman" w:cs="Times New Roman"/>
        </w:rPr>
        <w:t>los países europeos de mayor desarrollo</w:t>
      </w:r>
      <w:r w:rsidR="00880BC2" w:rsidRPr="00C85498">
        <w:rPr>
          <w:rFonts w:ascii="Times New Roman" w:hAnsi="Times New Roman" w:cs="Times New Roman"/>
        </w:rPr>
        <w:t xml:space="preserve"> </w:t>
      </w:r>
      <w:r w:rsidR="00CF043D" w:rsidRPr="00C85498">
        <w:rPr>
          <w:rFonts w:ascii="Times New Roman" w:hAnsi="Times New Roman" w:cs="Times New Roman"/>
        </w:rPr>
        <w:t>perciben salarios que se ubica</w:t>
      </w:r>
      <w:r w:rsidR="001A0BEE" w:rsidRPr="00C85498">
        <w:rPr>
          <w:rFonts w:ascii="Times New Roman" w:hAnsi="Times New Roman" w:cs="Times New Roman"/>
        </w:rPr>
        <w:t>n entre un 70% y 80%</w:t>
      </w:r>
      <w:r w:rsidR="00CF043D" w:rsidRPr="00C85498">
        <w:rPr>
          <w:rFonts w:ascii="Times New Roman" w:hAnsi="Times New Roman" w:cs="Times New Roman"/>
        </w:rPr>
        <w:t xml:space="preserve"> </w:t>
      </w:r>
      <w:r w:rsidR="001A0BEE" w:rsidRPr="00C85498">
        <w:rPr>
          <w:rFonts w:ascii="Times New Roman" w:hAnsi="Times New Roman" w:cs="Times New Roman"/>
        </w:rPr>
        <w:t>del valor percibido por los trabajadores de</w:t>
      </w:r>
      <w:r w:rsidR="00DC28DE">
        <w:rPr>
          <w:rFonts w:ascii="Times New Roman" w:hAnsi="Times New Roman" w:cs="Times New Roman"/>
        </w:rPr>
        <w:t>l perfil 9 de</w:t>
      </w:r>
      <w:r w:rsidR="001A0BEE" w:rsidRPr="00C85498">
        <w:rPr>
          <w:rFonts w:ascii="Times New Roman" w:hAnsi="Times New Roman" w:cs="Times New Roman"/>
        </w:rPr>
        <w:t xml:space="preserve"> Estados unidos</w:t>
      </w:r>
      <w:r w:rsidR="00CF043D" w:rsidRPr="00C85498">
        <w:rPr>
          <w:rStyle w:val="Refdenotaalpie"/>
          <w:rFonts w:ascii="Times New Roman" w:hAnsi="Times New Roman" w:cs="Times New Roman"/>
        </w:rPr>
        <w:footnoteReference w:id="29"/>
      </w:r>
      <w:r w:rsidR="00880BC2" w:rsidRPr="00C85498">
        <w:rPr>
          <w:rFonts w:ascii="Times New Roman" w:hAnsi="Times New Roman" w:cs="Times New Roman"/>
        </w:rPr>
        <w:t xml:space="preserve">. </w:t>
      </w:r>
      <w:r w:rsidR="00AE346F" w:rsidRPr="00C85498">
        <w:rPr>
          <w:rFonts w:ascii="Times New Roman" w:hAnsi="Times New Roman" w:cs="Times New Roman"/>
        </w:rPr>
        <w:t>Aquí cabe</w:t>
      </w:r>
      <w:r w:rsidR="00E569A4" w:rsidRPr="00C85498">
        <w:rPr>
          <w:rFonts w:ascii="Times New Roman" w:hAnsi="Times New Roman" w:cs="Times New Roman"/>
        </w:rPr>
        <w:t xml:space="preserve"> </w:t>
      </w:r>
      <w:r w:rsidR="00AE346F" w:rsidRPr="00C85498">
        <w:rPr>
          <w:rFonts w:ascii="Times New Roman" w:hAnsi="Times New Roman" w:cs="Times New Roman"/>
        </w:rPr>
        <w:t>señalar que, aun</w:t>
      </w:r>
      <w:r w:rsidR="00E569A4" w:rsidRPr="00C85498">
        <w:rPr>
          <w:rFonts w:ascii="Times New Roman" w:hAnsi="Times New Roman" w:cs="Times New Roman"/>
        </w:rPr>
        <w:t xml:space="preserve"> percibiendo un salario inferior al de Estados Unidos, los trabajadores de estos países</w:t>
      </w:r>
      <w:r w:rsidR="00AE346F" w:rsidRPr="00C85498">
        <w:rPr>
          <w:rFonts w:ascii="Times New Roman" w:hAnsi="Times New Roman" w:cs="Times New Roman"/>
        </w:rPr>
        <w:t xml:space="preserve"> </w:t>
      </w:r>
      <w:r w:rsidR="00E74D73" w:rsidRPr="00C85498">
        <w:rPr>
          <w:rFonts w:ascii="Times New Roman" w:hAnsi="Times New Roman" w:cs="Times New Roman"/>
        </w:rPr>
        <w:t>pueden estar vendiendo</w:t>
      </w:r>
      <w:r w:rsidR="0011393B" w:rsidRPr="00C85498">
        <w:rPr>
          <w:rFonts w:ascii="Times New Roman" w:hAnsi="Times New Roman" w:cs="Times New Roman"/>
        </w:rPr>
        <w:t xml:space="preserve"> </w:t>
      </w:r>
      <w:r w:rsidR="00AE346F" w:rsidRPr="00C85498">
        <w:rPr>
          <w:rFonts w:ascii="Times New Roman" w:hAnsi="Times New Roman" w:cs="Times New Roman"/>
        </w:rPr>
        <w:t xml:space="preserve">su </w:t>
      </w:r>
      <w:r w:rsidR="00E569A4" w:rsidRPr="00C85498">
        <w:rPr>
          <w:rFonts w:ascii="Times New Roman" w:hAnsi="Times New Roman" w:cs="Times New Roman"/>
        </w:rPr>
        <w:t xml:space="preserve">fuerza de trabajo </w:t>
      </w:r>
      <w:r w:rsidR="00A36D26" w:rsidRPr="00C85498">
        <w:rPr>
          <w:rFonts w:ascii="Times New Roman" w:hAnsi="Times New Roman" w:cs="Times New Roman"/>
        </w:rPr>
        <w:t>por un salario total similar</w:t>
      </w:r>
      <w:r w:rsidR="00E569A4" w:rsidRPr="00C85498">
        <w:rPr>
          <w:rFonts w:ascii="Times New Roman" w:hAnsi="Times New Roman" w:cs="Times New Roman"/>
        </w:rPr>
        <w:t xml:space="preserve">. Más allá de las diferencias en las canastas de consumo nacionales, </w:t>
      </w:r>
      <w:r w:rsidR="00AE346F" w:rsidRPr="00C85498">
        <w:rPr>
          <w:rFonts w:ascii="Times New Roman" w:hAnsi="Times New Roman" w:cs="Times New Roman"/>
        </w:rPr>
        <w:t xml:space="preserve">esta afirmación obedece a </w:t>
      </w:r>
      <w:r w:rsidR="00E569A4" w:rsidRPr="00C85498">
        <w:rPr>
          <w:rFonts w:ascii="Times New Roman" w:hAnsi="Times New Roman" w:cs="Times New Roman"/>
        </w:rPr>
        <w:t xml:space="preserve">que </w:t>
      </w:r>
      <w:r w:rsidR="00AE346F" w:rsidRPr="00C85498">
        <w:rPr>
          <w:rFonts w:ascii="Times New Roman" w:hAnsi="Times New Roman" w:cs="Times New Roman"/>
        </w:rPr>
        <w:t xml:space="preserve">la </w:t>
      </w:r>
      <w:r w:rsidR="00E569A4" w:rsidRPr="00C85498">
        <w:rPr>
          <w:rFonts w:ascii="Times New Roman" w:hAnsi="Times New Roman" w:cs="Times New Roman"/>
        </w:rPr>
        <w:t>diferencia salarial es compensada, al menos en parte, con una mayor provisión</w:t>
      </w:r>
      <w:r w:rsidR="00AE346F" w:rsidRPr="00C85498">
        <w:rPr>
          <w:rFonts w:ascii="Times New Roman" w:hAnsi="Times New Roman" w:cs="Times New Roman"/>
        </w:rPr>
        <w:t xml:space="preserve"> pública de bienes y servicios </w:t>
      </w:r>
      <w:r w:rsidR="00AD2372" w:rsidRPr="00C85498">
        <w:rPr>
          <w:rFonts w:ascii="Times New Roman" w:hAnsi="Times New Roman" w:cs="Times New Roman"/>
        </w:rPr>
        <w:t xml:space="preserve">en Europa </w:t>
      </w:r>
      <w:r w:rsidR="00AE346F" w:rsidRPr="00C85498">
        <w:rPr>
          <w:rFonts w:ascii="Times New Roman" w:hAnsi="Times New Roman" w:cs="Times New Roman"/>
        </w:rPr>
        <w:t>respecto a</w:t>
      </w:r>
      <w:r w:rsidR="00E569A4" w:rsidRPr="00C85498">
        <w:rPr>
          <w:rFonts w:ascii="Times New Roman" w:hAnsi="Times New Roman" w:cs="Times New Roman"/>
        </w:rPr>
        <w:t xml:space="preserve"> </w:t>
      </w:r>
      <w:r w:rsidR="00723B63" w:rsidRPr="00C85498">
        <w:rPr>
          <w:rFonts w:ascii="Times New Roman" w:hAnsi="Times New Roman" w:cs="Times New Roman"/>
        </w:rPr>
        <w:t>Estados Unidos</w:t>
      </w:r>
      <w:r w:rsidR="00845992" w:rsidRPr="00C85498">
        <w:rPr>
          <w:rFonts w:ascii="Times New Roman" w:hAnsi="Times New Roman" w:cs="Times New Roman"/>
        </w:rPr>
        <w:t xml:space="preserve"> (Cazón et al. 2018a)</w:t>
      </w:r>
      <w:r w:rsidR="001A0BEE" w:rsidRPr="00C85498">
        <w:rPr>
          <w:rFonts w:ascii="Times New Roman" w:hAnsi="Times New Roman" w:cs="Times New Roman"/>
        </w:rPr>
        <w:t>.</w:t>
      </w:r>
      <w:r w:rsidR="00E74D73" w:rsidRPr="00C85498">
        <w:rPr>
          <w:rFonts w:ascii="Times New Roman" w:hAnsi="Times New Roman" w:cs="Times New Roman"/>
        </w:rPr>
        <w:t xml:space="preserve"> </w:t>
      </w:r>
    </w:p>
    <w:p w14:paraId="222D58B5" w14:textId="542F3F99" w:rsidR="00516D47" w:rsidRPr="00C85498" w:rsidRDefault="001A0BEE"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Una situación distinta es la evidenciada en Portugal </w:t>
      </w:r>
      <w:r w:rsidR="00AE346F" w:rsidRPr="00C85498">
        <w:rPr>
          <w:rFonts w:ascii="Times New Roman" w:hAnsi="Times New Roman" w:cs="Times New Roman"/>
        </w:rPr>
        <w:t xml:space="preserve">(dónde el salario se ubica entre un 60% y 65% respecto al del mismo perfil en Estados Unidos) </w:t>
      </w:r>
      <w:r w:rsidRPr="00C85498">
        <w:rPr>
          <w:rFonts w:ascii="Times New Roman" w:hAnsi="Times New Roman" w:cs="Times New Roman"/>
        </w:rPr>
        <w:t>y luego en</w:t>
      </w:r>
      <w:r w:rsidR="00AE346F" w:rsidRPr="00C85498">
        <w:rPr>
          <w:rFonts w:ascii="Times New Roman" w:hAnsi="Times New Roman" w:cs="Times New Roman"/>
        </w:rPr>
        <w:t xml:space="preserve"> Rumania, Bulgaria y Argentina (</w:t>
      </w:r>
      <w:r w:rsidRPr="00C85498">
        <w:rPr>
          <w:rFonts w:ascii="Times New Roman" w:hAnsi="Times New Roman" w:cs="Times New Roman"/>
        </w:rPr>
        <w:t xml:space="preserve">dónde </w:t>
      </w:r>
      <w:r w:rsidR="00AE346F" w:rsidRPr="00C85498">
        <w:rPr>
          <w:rFonts w:ascii="Times New Roman" w:hAnsi="Times New Roman" w:cs="Times New Roman"/>
        </w:rPr>
        <w:t>los salarios relativos oscilan entre un 28% al 40% al correspondiente perfil)</w:t>
      </w:r>
      <w:r w:rsidR="0043112A" w:rsidRPr="00C85498">
        <w:rPr>
          <w:rStyle w:val="Refdenotaalpie"/>
          <w:rFonts w:ascii="Times New Roman" w:hAnsi="Times New Roman" w:cs="Times New Roman"/>
        </w:rPr>
        <w:footnoteReference w:id="30"/>
      </w:r>
      <w:r w:rsidR="00AE346F" w:rsidRPr="00C85498">
        <w:rPr>
          <w:rFonts w:ascii="Times New Roman" w:hAnsi="Times New Roman" w:cs="Times New Roman"/>
        </w:rPr>
        <w:t xml:space="preserve">. </w:t>
      </w:r>
      <w:r w:rsidR="00E74D73" w:rsidRPr="00C85498">
        <w:rPr>
          <w:rFonts w:ascii="Times New Roman" w:hAnsi="Times New Roman" w:cs="Times New Roman"/>
        </w:rPr>
        <w:t xml:space="preserve">En línea con lo que se </w:t>
      </w:r>
      <w:r w:rsidR="00E74D73" w:rsidRPr="00C85498">
        <w:rPr>
          <w:rFonts w:ascii="Times New Roman" w:hAnsi="Times New Roman" w:cs="Times New Roman"/>
        </w:rPr>
        <w:lastRenderedPageBreak/>
        <w:t xml:space="preserve">planteaba anteriormente, es posible que a escala nacional estos empleos sean considerados de “buena calidad” y “altos salarios” </w:t>
      </w:r>
      <w:r w:rsidR="00AD2372" w:rsidRPr="00C85498">
        <w:rPr>
          <w:rFonts w:ascii="Times New Roman" w:hAnsi="Times New Roman" w:cs="Times New Roman"/>
        </w:rPr>
        <w:t xml:space="preserve">–y generalmente dentro </w:t>
      </w:r>
      <w:r w:rsidR="00E74D73" w:rsidRPr="00C85498">
        <w:rPr>
          <w:rFonts w:ascii="Times New Roman" w:hAnsi="Times New Roman" w:cs="Times New Roman"/>
        </w:rPr>
        <w:t xml:space="preserve">del sector formal/registrado de la economía- pero </w:t>
      </w:r>
      <w:r w:rsidR="004C178C" w:rsidRPr="00C85498">
        <w:rPr>
          <w:rFonts w:ascii="Times New Roman" w:hAnsi="Times New Roman" w:cs="Times New Roman"/>
        </w:rPr>
        <w:t>la comparación internacional deja de relieve que los salarios son mucho más bajos que en los países de mayor desarrollo productivo</w:t>
      </w:r>
      <w:r w:rsidR="00E74D73" w:rsidRPr="00C85498">
        <w:rPr>
          <w:rFonts w:ascii="Times New Roman" w:hAnsi="Times New Roman" w:cs="Times New Roman"/>
        </w:rPr>
        <w:t>. Si eso ocurre en</w:t>
      </w:r>
      <w:r w:rsidR="00516D47" w:rsidRPr="00C85498">
        <w:rPr>
          <w:rFonts w:ascii="Times New Roman" w:hAnsi="Times New Roman" w:cs="Times New Roman"/>
        </w:rPr>
        <w:t xml:space="preserve">tre los trabajadores de mayor calificación, que enfrentan </w:t>
      </w:r>
      <w:r w:rsidR="003437C7" w:rsidRPr="00C85498">
        <w:rPr>
          <w:rFonts w:ascii="Times New Roman" w:hAnsi="Times New Roman" w:cs="Times New Roman"/>
        </w:rPr>
        <w:t xml:space="preserve">una </w:t>
      </w:r>
      <w:r w:rsidR="00516D47" w:rsidRPr="00C85498">
        <w:rPr>
          <w:rFonts w:ascii="Times New Roman" w:hAnsi="Times New Roman" w:cs="Times New Roman"/>
        </w:rPr>
        <w:t>menor presión en el mercado laboral y que cuentan con mayores capacidades para emigrar, la situación no puede más que empeorar para los demás.</w:t>
      </w:r>
    </w:p>
    <w:p w14:paraId="21F8F805" w14:textId="33A7C0D3" w:rsidR="00880BC2" w:rsidRPr="00C85498" w:rsidRDefault="00880BC2"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En lo que refiere a la fuerza de trabajo de calificación media</w:t>
      </w:r>
      <w:r w:rsidR="00881BED" w:rsidRPr="00C85498">
        <w:rPr>
          <w:rFonts w:ascii="Times New Roman" w:hAnsi="Times New Roman" w:cs="Times New Roman"/>
        </w:rPr>
        <w:t xml:space="preserve"> (perfiles 4 a 6</w:t>
      </w:r>
      <w:r w:rsidR="00A33229" w:rsidRPr="00C85498">
        <w:rPr>
          <w:rFonts w:ascii="Times New Roman" w:hAnsi="Times New Roman" w:cs="Times New Roman"/>
        </w:rPr>
        <w:t>)</w:t>
      </w:r>
      <w:r w:rsidRPr="00C85498">
        <w:rPr>
          <w:rFonts w:ascii="Times New Roman" w:hAnsi="Times New Roman" w:cs="Times New Roman"/>
        </w:rPr>
        <w:t xml:space="preserve">, </w:t>
      </w:r>
      <w:r w:rsidR="00881BED" w:rsidRPr="00C85498">
        <w:rPr>
          <w:rFonts w:ascii="Times New Roman" w:hAnsi="Times New Roman" w:cs="Times New Roman"/>
        </w:rPr>
        <w:t>dentro d</w:t>
      </w:r>
      <w:r w:rsidR="00F72105" w:rsidRPr="00C85498">
        <w:rPr>
          <w:rFonts w:ascii="Times New Roman" w:hAnsi="Times New Roman" w:cs="Times New Roman"/>
        </w:rPr>
        <w:t>el grupo de países de mayor desarrollo</w:t>
      </w:r>
      <w:r w:rsidR="00A33229" w:rsidRPr="00C85498">
        <w:rPr>
          <w:rFonts w:ascii="Times New Roman" w:hAnsi="Times New Roman" w:cs="Times New Roman"/>
        </w:rPr>
        <w:t>,</w:t>
      </w:r>
      <w:r w:rsidR="00F72105" w:rsidRPr="00C85498">
        <w:rPr>
          <w:rFonts w:ascii="Times New Roman" w:hAnsi="Times New Roman" w:cs="Times New Roman"/>
        </w:rPr>
        <w:t xml:space="preserve"> </w:t>
      </w:r>
      <w:r w:rsidR="00A33229" w:rsidRPr="00C85498">
        <w:rPr>
          <w:rFonts w:ascii="Times New Roman" w:hAnsi="Times New Roman" w:cs="Times New Roman"/>
        </w:rPr>
        <w:t xml:space="preserve">es posible identificar que </w:t>
      </w:r>
      <w:r w:rsidR="00F72105" w:rsidRPr="00C85498">
        <w:rPr>
          <w:rFonts w:ascii="Times New Roman" w:hAnsi="Times New Roman" w:cs="Times New Roman"/>
        </w:rPr>
        <w:t xml:space="preserve">los salarios de </w:t>
      </w:r>
      <w:r w:rsidRPr="00C85498">
        <w:rPr>
          <w:rFonts w:ascii="Times New Roman" w:hAnsi="Times New Roman" w:cs="Times New Roman"/>
        </w:rPr>
        <w:t>Alemania</w:t>
      </w:r>
      <w:r w:rsidR="00881BED" w:rsidRPr="00C85498">
        <w:rPr>
          <w:rFonts w:ascii="Times New Roman" w:hAnsi="Times New Roman" w:cs="Times New Roman"/>
        </w:rPr>
        <w:t>,</w:t>
      </w:r>
      <w:r w:rsidRPr="00C85498">
        <w:rPr>
          <w:rFonts w:ascii="Times New Roman" w:hAnsi="Times New Roman" w:cs="Times New Roman"/>
        </w:rPr>
        <w:t xml:space="preserve"> </w:t>
      </w:r>
      <w:r w:rsidR="00567AD2" w:rsidRPr="00C85498">
        <w:rPr>
          <w:rFonts w:ascii="Times New Roman" w:hAnsi="Times New Roman" w:cs="Times New Roman"/>
        </w:rPr>
        <w:t xml:space="preserve">Francia e Italia </w:t>
      </w:r>
      <w:r w:rsidRPr="00C85498">
        <w:rPr>
          <w:rFonts w:ascii="Times New Roman" w:hAnsi="Times New Roman" w:cs="Times New Roman"/>
        </w:rPr>
        <w:t xml:space="preserve">se </w:t>
      </w:r>
      <w:r w:rsidR="00881BED" w:rsidRPr="00C85498">
        <w:rPr>
          <w:rFonts w:ascii="Times New Roman" w:hAnsi="Times New Roman" w:cs="Times New Roman"/>
        </w:rPr>
        <w:t>ubican</w:t>
      </w:r>
      <w:r w:rsidRPr="00C85498">
        <w:rPr>
          <w:rFonts w:ascii="Times New Roman" w:hAnsi="Times New Roman" w:cs="Times New Roman"/>
        </w:rPr>
        <w:t xml:space="preserve"> en niveles cercanos</w:t>
      </w:r>
      <w:r w:rsidR="00F72105" w:rsidRPr="00C85498">
        <w:rPr>
          <w:rFonts w:ascii="Times New Roman" w:hAnsi="Times New Roman" w:cs="Times New Roman"/>
        </w:rPr>
        <w:t>,</w:t>
      </w:r>
      <w:r w:rsidRPr="00C85498">
        <w:rPr>
          <w:rFonts w:ascii="Times New Roman" w:hAnsi="Times New Roman" w:cs="Times New Roman"/>
        </w:rPr>
        <w:t xml:space="preserve"> </w:t>
      </w:r>
      <w:r w:rsidR="00567AD2" w:rsidRPr="00C85498">
        <w:rPr>
          <w:rFonts w:ascii="Times New Roman" w:hAnsi="Times New Roman" w:cs="Times New Roman"/>
        </w:rPr>
        <w:t xml:space="preserve">o incluso superiores </w:t>
      </w:r>
      <w:r w:rsidRPr="00C85498">
        <w:rPr>
          <w:rFonts w:ascii="Times New Roman" w:hAnsi="Times New Roman" w:cs="Times New Roman"/>
        </w:rPr>
        <w:t xml:space="preserve">al </w:t>
      </w:r>
      <w:r w:rsidR="00881BED" w:rsidRPr="00C85498">
        <w:rPr>
          <w:rFonts w:ascii="Times New Roman" w:hAnsi="Times New Roman" w:cs="Times New Roman"/>
        </w:rPr>
        <w:t>de</w:t>
      </w:r>
      <w:r w:rsidR="00AD2372" w:rsidRPr="00C85498">
        <w:rPr>
          <w:rFonts w:ascii="Times New Roman" w:hAnsi="Times New Roman" w:cs="Times New Roman"/>
        </w:rPr>
        <w:t xml:space="preserve"> sus contrapartes estadounidenses</w:t>
      </w:r>
      <w:r w:rsidRPr="00C85498">
        <w:rPr>
          <w:rFonts w:ascii="Times New Roman" w:hAnsi="Times New Roman" w:cs="Times New Roman"/>
        </w:rPr>
        <w:t>.</w:t>
      </w:r>
      <w:r w:rsidR="00881BED" w:rsidRPr="00C85498">
        <w:rPr>
          <w:rFonts w:ascii="Times New Roman" w:hAnsi="Times New Roman" w:cs="Times New Roman"/>
        </w:rPr>
        <w:t xml:space="preserve"> </w:t>
      </w:r>
      <w:r w:rsidR="00A33229" w:rsidRPr="00C85498">
        <w:rPr>
          <w:rFonts w:ascii="Times New Roman" w:hAnsi="Times New Roman" w:cs="Times New Roman"/>
        </w:rPr>
        <w:t xml:space="preserve">Esto ocurre específicamente en los establecimientos medianos y grandes (perfiles 5 y 6). Contrariamente, en el perfil 4 (pequeños establecimientos y calificación media) ningún país alcanza el salario norteamericano y se evidencia en promedio una mayor distancia </w:t>
      </w:r>
      <w:r w:rsidR="00B7006E" w:rsidRPr="00C85498">
        <w:rPr>
          <w:rFonts w:ascii="Times New Roman" w:hAnsi="Times New Roman" w:cs="Times New Roman"/>
        </w:rPr>
        <w:t>con respecto al mismo</w:t>
      </w:r>
      <w:r w:rsidR="00A33229" w:rsidRPr="00C85498">
        <w:rPr>
          <w:rFonts w:ascii="Times New Roman" w:hAnsi="Times New Roman" w:cs="Times New Roman"/>
        </w:rPr>
        <w:t xml:space="preserve">. En los países con rezago productivo, también los perfiles 4 a 6 verifican una menor distancia salarial respecto al correspondiente perfil de Estados Unidos, siendo esta </w:t>
      </w:r>
      <w:r w:rsidR="003437C7" w:rsidRPr="00C85498">
        <w:rPr>
          <w:rFonts w:ascii="Times New Roman" w:hAnsi="Times New Roman" w:cs="Times New Roman"/>
        </w:rPr>
        <w:t>diferencia</w:t>
      </w:r>
      <w:r w:rsidR="00B7006E" w:rsidRPr="00C85498">
        <w:rPr>
          <w:rFonts w:ascii="Times New Roman" w:hAnsi="Times New Roman" w:cs="Times New Roman"/>
        </w:rPr>
        <w:t xml:space="preserve"> </w:t>
      </w:r>
      <w:r w:rsidR="00A33229" w:rsidRPr="00C85498">
        <w:rPr>
          <w:rFonts w:ascii="Times New Roman" w:hAnsi="Times New Roman" w:cs="Times New Roman"/>
        </w:rPr>
        <w:t xml:space="preserve">menor en los establecimientos medianos y grandes. </w:t>
      </w:r>
    </w:p>
    <w:p w14:paraId="7C7B089F" w14:textId="459D3C3D" w:rsidR="00A33229" w:rsidRPr="00C85498" w:rsidRDefault="00A33229"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último, los perfiles que se corresponden con los puestos de baja calificación (perfiles 1 a 3)</w:t>
      </w:r>
      <w:r w:rsidR="003D32FC" w:rsidRPr="00C85498">
        <w:rPr>
          <w:rFonts w:ascii="Times New Roman" w:hAnsi="Times New Roman" w:cs="Times New Roman"/>
        </w:rPr>
        <w:t xml:space="preserve"> vuelven a mostrar notables distancias respecto al salario percibido en Estados Unidos. Dentro de los países de mayor desarrollo productivo, sólo Francia e Italia presentan niveles salariales similares a Estados Unidos (en los establecimientos medianos el salario italiano es incluso un 3%</w:t>
      </w:r>
      <w:r w:rsidR="00AD2372" w:rsidRPr="00C85498">
        <w:rPr>
          <w:rFonts w:ascii="Times New Roman" w:hAnsi="Times New Roman" w:cs="Times New Roman"/>
        </w:rPr>
        <w:t xml:space="preserve"> superior, mientras que en Francia es apenas un 4% inferior</w:t>
      </w:r>
      <w:r w:rsidR="003D32FC" w:rsidRPr="00C85498">
        <w:rPr>
          <w:rFonts w:ascii="Times New Roman" w:hAnsi="Times New Roman" w:cs="Times New Roman"/>
        </w:rPr>
        <w:t>). En el resto de los países de mayor desarrollo, en ningún caso los salarios de estos perfiles supera</w:t>
      </w:r>
      <w:r w:rsidR="008E1C19" w:rsidRPr="00C85498">
        <w:rPr>
          <w:rFonts w:ascii="Times New Roman" w:hAnsi="Times New Roman" w:cs="Times New Roman"/>
        </w:rPr>
        <w:t>n</w:t>
      </w:r>
      <w:r w:rsidR="003D32FC" w:rsidRPr="00C85498">
        <w:rPr>
          <w:rFonts w:ascii="Times New Roman" w:hAnsi="Times New Roman" w:cs="Times New Roman"/>
        </w:rPr>
        <w:t xml:space="preserve"> al 77% del correspondiente salario estadounidense. </w:t>
      </w:r>
      <w:r w:rsidR="00772BBC" w:rsidRPr="00C85498">
        <w:rPr>
          <w:rFonts w:ascii="Times New Roman" w:hAnsi="Times New Roman" w:cs="Times New Roman"/>
        </w:rPr>
        <w:t>L</w:t>
      </w:r>
      <w:r w:rsidR="003D32FC" w:rsidRPr="00C85498">
        <w:rPr>
          <w:rFonts w:ascii="Times New Roman" w:hAnsi="Times New Roman" w:cs="Times New Roman"/>
        </w:rPr>
        <w:t xml:space="preserve">os países con rezago productivo también </w:t>
      </w:r>
      <w:r w:rsidR="00772BBC" w:rsidRPr="00C85498">
        <w:rPr>
          <w:rFonts w:ascii="Times New Roman" w:hAnsi="Times New Roman" w:cs="Times New Roman"/>
        </w:rPr>
        <w:t>evidencian grandes distancias respecto al salario norteamericano en estos perfiles. Estas diferencias se exacerban particularmente en el perfil 1 dónde en ningún caso se alcanza un salario superior al 55% del salario norteamericano. En este último perfil, se encuentran en Argentina los trabajadores peor</w:t>
      </w:r>
      <w:r w:rsidR="009C2A58" w:rsidRPr="00C85498">
        <w:rPr>
          <w:rFonts w:ascii="Times New Roman" w:hAnsi="Times New Roman" w:cs="Times New Roman"/>
        </w:rPr>
        <w:t>es</w:t>
      </w:r>
      <w:r w:rsidR="00772BBC" w:rsidRPr="00C85498">
        <w:rPr>
          <w:rFonts w:ascii="Times New Roman" w:hAnsi="Times New Roman" w:cs="Times New Roman"/>
        </w:rPr>
        <w:t xml:space="preserve"> pagos de todo el set analizado,</w:t>
      </w:r>
      <w:r w:rsidR="0011393B" w:rsidRPr="00C85498">
        <w:rPr>
          <w:rFonts w:ascii="Times New Roman" w:hAnsi="Times New Roman" w:cs="Times New Roman"/>
        </w:rPr>
        <w:t xml:space="preserve"> </w:t>
      </w:r>
      <w:r w:rsidR="00772BBC" w:rsidRPr="00C85498">
        <w:rPr>
          <w:rFonts w:ascii="Times New Roman" w:hAnsi="Times New Roman" w:cs="Times New Roman"/>
        </w:rPr>
        <w:t xml:space="preserve">percibiendo en promedio un salario cuyo poder adquisitivo es apenas un 11,8% del salario de los trabajadores mejor pagos (perfil 9 </w:t>
      </w:r>
      <w:r w:rsidR="009C2A58" w:rsidRPr="00C85498">
        <w:rPr>
          <w:rFonts w:ascii="Times New Roman" w:hAnsi="Times New Roman" w:cs="Times New Roman"/>
        </w:rPr>
        <w:t>de Estados Unidos), y un 35% de</w:t>
      </w:r>
      <w:r w:rsidR="00772BBC" w:rsidRPr="00C85498">
        <w:rPr>
          <w:rFonts w:ascii="Times New Roman" w:hAnsi="Times New Roman" w:cs="Times New Roman"/>
        </w:rPr>
        <w:t>l</w:t>
      </w:r>
      <w:r w:rsidR="009C2A58" w:rsidRPr="00C85498">
        <w:rPr>
          <w:rFonts w:ascii="Times New Roman" w:hAnsi="Times New Roman" w:cs="Times New Roman"/>
        </w:rPr>
        <w:t xml:space="preserve"> máximo</w:t>
      </w:r>
      <w:r w:rsidR="00772BBC" w:rsidRPr="00C85498">
        <w:rPr>
          <w:rFonts w:ascii="Times New Roman" w:hAnsi="Times New Roman" w:cs="Times New Roman"/>
        </w:rPr>
        <w:t xml:space="preserve"> </w:t>
      </w:r>
      <w:r w:rsidR="009C2A58" w:rsidRPr="00C85498">
        <w:rPr>
          <w:rFonts w:ascii="Times New Roman" w:hAnsi="Times New Roman" w:cs="Times New Roman"/>
        </w:rPr>
        <w:t xml:space="preserve">salario evidenciado en dicho </w:t>
      </w:r>
      <w:r w:rsidR="008E1C19" w:rsidRPr="00C85498">
        <w:rPr>
          <w:rFonts w:ascii="Times New Roman" w:hAnsi="Times New Roman" w:cs="Times New Roman"/>
        </w:rPr>
        <w:t xml:space="preserve">perfil. Como vimos anteriormente, </w:t>
      </w:r>
      <w:r w:rsidR="009C2A58" w:rsidRPr="00C85498">
        <w:rPr>
          <w:rFonts w:ascii="Times New Roman" w:hAnsi="Times New Roman" w:cs="Times New Roman"/>
        </w:rPr>
        <w:t>esto se conjuga con la intensidad en que se verifican las</w:t>
      </w:r>
      <w:r w:rsidR="008E1C19" w:rsidRPr="00C85498">
        <w:rPr>
          <w:rFonts w:ascii="Times New Roman" w:hAnsi="Times New Roman" w:cs="Times New Roman"/>
        </w:rPr>
        <w:t xml:space="preserve"> múltiples expresiones de </w:t>
      </w:r>
      <w:r w:rsidR="009C2A58" w:rsidRPr="00C85498">
        <w:rPr>
          <w:rFonts w:ascii="Times New Roman" w:hAnsi="Times New Roman" w:cs="Times New Roman"/>
        </w:rPr>
        <w:t>la precariedad</w:t>
      </w:r>
      <w:r w:rsidR="008E1C19" w:rsidRPr="00C85498">
        <w:rPr>
          <w:rFonts w:ascii="Times New Roman" w:hAnsi="Times New Roman" w:cs="Times New Roman"/>
        </w:rPr>
        <w:t xml:space="preserve"> </w:t>
      </w:r>
      <w:r w:rsidR="009C2A58" w:rsidRPr="00C85498">
        <w:rPr>
          <w:rFonts w:ascii="Times New Roman" w:hAnsi="Times New Roman" w:cs="Times New Roman"/>
        </w:rPr>
        <w:t>en este segmento del mercado laboral (</w:t>
      </w:r>
      <w:r w:rsidR="00B7006E" w:rsidRPr="00C85498">
        <w:rPr>
          <w:rFonts w:ascii="Times New Roman" w:hAnsi="Times New Roman" w:cs="Times New Roman"/>
        </w:rPr>
        <w:t xml:space="preserve">ver </w:t>
      </w:r>
      <w:r w:rsidR="009C2A58" w:rsidRPr="00C85498">
        <w:rPr>
          <w:rFonts w:ascii="Times New Roman" w:hAnsi="Times New Roman" w:cs="Times New Roman"/>
        </w:rPr>
        <w:t>Gráfico 4</w:t>
      </w:r>
      <w:r w:rsidR="00B7006E" w:rsidRPr="00C85498">
        <w:rPr>
          <w:rFonts w:ascii="Times New Roman" w:hAnsi="Times New Roman" w:cs="Times New Roman"/>
        </w:rPr>
        <w:t xml:space="preserve"> </w:t>
      </w:r>
      <w:r w:rsidR="00AD2372" w:rsidRPr="00C85498">
        <w:rPr>
          <w:rFonts w:ascii="Times New Roman" w:hAnsi="Times New Roman" w:cs="Times New Roman"/>
        </w:rPr>
        <w:t>y Anexo 2</w:t>
      </w:r>
      <w:r w:rsidR="009C2A58" w:rsidRPr="00C85498">
        <w:rPr>
          <w:rFonts w:ascii="Times New Roman" w:hAnsi="Times New Roman" w:cs="Times New Roman"/>
        </w:rPr>
        <w:t>)</w:t>
      </w:r>
      <w:r w:rsidR="00B7006E" w:rsidRPr="00C85498">
        <w:rPr>
          <w:rFonts w:ascii="Times New Roman" w:hAnsi="Times New Roman" w:cs="Times New Roman"/>
        </w:rPr>
        <w:t>.</w:t>
      </w:r>
    </w:p>
    <w:p w14:paraId="724F4038" w14:textId="60A43188" w:rsidR="00880BC2" w:rsidRPr="00C85498" w:rsidRDefault="00711B02" w:rsidP="004467DB">
      <w:pPr>
        <w:tabs>
          <w:tab w:val="left" w:pos="1260"/>
        </w:tabs>
        <w:spacing w:after="120" w:line="240" w:lineRule="auto"/>
        <w:ind w:firstLine="397"/>
        <w:jc w:val="both"/>
        <w:rPr>
          <w:rFonts w:ascii="Times New Roman" w:hAnsi="Times New Roman" w:cs="Times New Roman"/>
        </w:rPr>
      </w:pPr>
      <w:r w:rsidRPr="00C85498">
        <w:rPr>
          <w:rFonts w:ascii="Times New Roman" w:hAnsi="Times New Roman" w:cs="Times New Roman"/>
        </w:rPr>
        <w:t>En resumen, vemos que los niveles de productividad determina</w:t>
      </w:r>
      <w:r w:rsidR="0007315C" w:rsidRPr="00C85498">
        <w:rPr>
          <w:rFonts w:ascii="Times New Roman" w:hAnsi="Times New Roman" w:cs="Times New Roman"/>
        </w:rPr>
        <w:t>n</w:t>
      </w:r>
      <w:r w:rsidRPr="00C85498">
        <w:rPr>
          <w:rFonts w:ascii="Times New Roman" w:hAnsi="Times New Roman" w:cs="Times New Roman"/>
        </w:rPr>
        <w:t xml:space="preserve"> los l</w:t>
      </w:r>
      <w:r w:rsidR="0007315C" w:rsidRPr="00C85498">
        <w:rPr>
          <w:rFonts w:ascii="Times New Roman" w:hAnsi="Times New Roman" w:cs="Times New Roman"/>
        </w:rPr>
        <w:t>í</w:t>
      </w:r>
      <w:r w:rsidRPr="00C85498">
        <w:rPr>
          <w:rFonts w:ascii="Times New Roman" w:hAnsi="Times New Roman" w:cs="Times New Roman"/>
        </w:rPr>
        <w:t>mites dentro de los cuales se desarrolla el mercado laboral. Dentro de estos, los tamaños de establecimiento</w:t>
      </w:r>
      <w:r w:rsidR="00B7006E" w:rsidRPr="00C85498">
        <w:rPr>
          <w:rFonts w:ascii="Times New Roman" w:hAnsi="Times New Roman" w:cs="Times New Roman"/>
        </w:rPr>
        <w:t xml:space="preserve"> y</w:t>
      </w:r>
      <w:r w:rsidRPr="00C85498">
        <w:rPr>
          <w:rFonts w:ascii="Times New Roman" w:hAnsi="Times New Roman" w:cs="Times New Roman"/>
        </w:rPr>
        <w:t xml:space="preserve"> los niveles de calificación moldean la distribución de remuneraciones y calidad con un patrón claro: </w:t>
      </w:r>
      <w:r w:rsidR="003437C7" w:rsidRPr="00C85498">
        <w:rPr>
          <w:rFonts w:ascii="Times New Roman" w:hAnsi="Times New Roman" w:cs="Times New Roman"/>
        </w:rPr>
        <w:t>quienes trabajan en establecimientos</w:t>
      </w:r>
      <w:r w:rsidRPr="00C85498">
        <w:rPr>
          <w:rFonts w:ascii="Times New Roman" w:hAnsi="Times New Roman" w:cs="Times New Roman"/>
        </w:rPr>
        <w:t xml:space="preserve"> pequeños y </w:t>
      </w:r>
      <w:r w:rsidR="003437C7" w:rsidRPr="00C85498">
        <w:rPr>
          <w:rFonts w:ascii="Times New Roman" w:hAnsi="Times New Roman" w:cs="Times New Roman"/>
        </w:rPr>
        <w:t xml:space="preserve">realizan tareas de </w:t>
      </w:r>
      <w:r w:rsidRPr="00C85498">
        <w:rPr>
          <w:rFonts w:ascii="Times New Roman" w:hAnsi="Times New Roman" w:cs="Times New Roman"/>
        </w:rPr>
        <w:t>baja calificación cargan con el ajuste.</w:t>
      </w:r>
    </w:p>
    <w:p w14:paraId="5A36200C" w14:textId="77777777" w:rsidR="0033108B" w:rsidRPr="00C85498" w:rsidRDefault="0033108B" w:rsidP="00DA1286">
      <w:pPr>
        <w:tabs>
          <w:tab w:val="left" w:pos="1260"/>
        </w:tabs>
        <w:spacing w:after="120" w:line="240" w:lineRule="auto"/>
        <w:jc w:val="both"/>
        <w:rPr>
          <w:rFonts w:ascii="Times New Roman" w:hAnsi="Times New Roman" w:cs="Times New Roman"/>
        </w:rPr>
      </w:pPr>
    </w:p>
    <w:p w14:paraId="65504CAD" w14:textId="77777777" w:rsidR="00197603" w:rsidRPr="00C85498" w:rsidRDefault="00197603"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t>CONCLUSIONES</w:t>
      </w:r>
    </w:p>
    <w:p w14:paraId="67D681A6" w14:textId="5FE0C0B1" w:rsidR="00FB3236"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El análisis en perspectiva mundial que presentamos en este </w:t>
      </w:r>
      <w:r w:rsidR="000A7C6E" w:rsidRPr="00C85498">
        <w:rPr>
          <w:rFonts w:ascii="Times New Roman" w:hAnsi="Times New Roman" w:cs="Times New Roman"/>
        </w:rPr>
        <w:t>artículo</w:t>
      </w:r>
      <w:r w:rsidRPr="00C85498">
        <w:rPr>
          <w:rFonts w:ascii="Times New Roman" w:hAnsi="Times New Roman" w:cs="Times New Roman"/>
        </w:rPr>
        <w:t xml:space="preserve"> dejó de relieve que la precariedad es un fenómeno con múltiples expresiones y que se encuentra condicionada por dimensiones regionales y nacionales. </w:t>
      </w:r>
      <w:r w:rsidR="00913B5F" w:rsidRPr="00C85498">
        <w:rPr>
          <w:rFonts w:ascii="Times New Roman" w:hAnsi="Times New Roman" w:cs="Times New Roman"/>
        </w:rPr>
        <w:t>A</w:t>
      </w:r>
      <w:r w:rsidRPr="00C85498">
        <w:rPr>
          <w:rFonts w:ascii="Times New Roman" w:hAnsi="Times New Roman" w:cs="Times New Roman"/>
        </w:rPr>
        <w:t xml:space="preserve"> pesar de estas diferencias nacionales, la reflexión sobre las posibles formas de observar la incidencia de la precariedad y su estimación en base a encuestas de hogares nos permitieron realizar un análisis global de la precariedad</w:t>
      </w:r>
      <w:r w:rsidR="00A32448" w:rsidRPr="00C85498">
        <w:rPr>
          <w:rFonts w:ascii="Times New Roman" w:hAnsi="Times New Roman" w:cs="Times New Roman"/>
        </w:rPr>
        <w:t xml:space="preserve">. A su vez, con esta aproximación </w:t>
      </w:r>
      <w:r w:rsidRPr="00C85498">
        <w:rPr>
          <w:rFonts w:ascii="Times New Roman" w:hAnsi="Times New Roman" w:cs="Times New Roman"/>
        </w:rPr>
        <w:t xml:space="preserve">pudimos construir una </w:t>
      </w:r>
      <w:r w:rsidR="00A32448" w:rsidRPr="00C85498">
        <w:rPr>
          <w:rFonts w:ascii="Times New Roman" w:hAnsi="Times New Roman" w:cs="Times New Roman"/>
        </w:rPr>
        <w:t>evaluación</w:t>
      </w:r>
      <w:r w:rsidRPr="00C85498">
        <w:rPr>
          <w:rFonts w:ascii="Times New Roman" w:hAnsi="Times New Roman" w:cs="Times New Roman"/>
        </w:rPr>
        <w:t xml:space="preserve"> de la situación del mercado de trabajo argentino en perspectiva comparada.</w:t>
      </w:r>
    </w:p>
    <w:p w14:paraId="159CC374" w14:textId="2834E21A" w:rsidR="00513F90" w:rsidRPr="00C85498" w:rsidRDefault="00FB3236" w:rsidP="004467DB">
      <w:pPr>
        <w:spacing w:after="120" w:line="240" w:lineRule="auto"/>
        <w:ind w:firstLine="397"/>
        <w:jc w:val="both"/>
        <w:rPr>
          <w:rFonts w:ascii="Times New Roman" w:hAnsi="Times New Roman" w:cs="Times New Roman"/>
        </w:rPr>
      </w:pPr>
      <w:commentRangeStart w:id="218"/>
      <w:r w:rsidRPr="00C85498">
        <w:rPr>
          <w:rFonts w:ascii="Times New Roman" w:hAnsi="Times New Roman" w:cs="Times New Roman"/>
        </w:rPr>
        <w:t>Nuestr</w:t>
      </w:r>
      <w:r w:rsidR="00A32448" w:rsidRPr="00C85498">
        <w:rPr>
          <w:rFonts w:ascii="Times New Roman" w:hAnsi="Times New Roman" w:cs="Times New Roman"/>
        </w:rPr>
        <w:t>o</w:t>
      </w:r>
      <w:r w:rsidRPr="00C85498">
        <w:rPr>
          <w:rFonts w:ascii="Times New Roman" w:hAnsi="Times New Roman" w:cs="Times New Roman"/>
        </w:rPr>
        <w:t xml:space="preserve"> </w:t>
      </w:r>
      <w:r w:rsidR="00A32448" w:rsidRPr="00C85498">
        <w:rPr>
          <w:rFonts w:ascii="Times New Roman" w:hAnsi="Times New Roman" w:cs="Times New Roman"/>
        </w:rPr>
        <w:t>abordaje</w:t>
      </w:r>
      <w:r w:rsidRPr="00C85498">
        <w:rPr>
          <w:rFonts w:ascii="Times New Roman" w:hAnsi="Times New Roman" w:cs="Times New Roman"/>
        </w:rPr>
        <w:t xml:space="preserve"> </w:t>
      </w:r>
      <w:r w:rsidR="00A32448" w:rsidRPr="00C85498">
        <w:rPr>
          <w:rFonts w:ascii="Times New Roman" w:hAnsi="Times New Roman" w:cs="Times New Roman"/>
        </w:rPr>
        <w:t>partió</w:t>
      </w:r>
      <w:r w:rsidRPr="00C85498">
        <w:rPr>
          <w:rFonts w:ascii="Times New Roman" w:hAnsi="Times New Roman" w:cs="Times New Roman"/>
        </w:rPr>
        <w:t xml:space="preserve"> de reconocer </w:t>
      </w:r>
      <w:r w:rsidR="00513F90" w:rsidRPr="00C85498">
        <w:rPr>
          <w:rFonts w:ascii="Times New Roman" w:hAnsi="Times New Roman" w:cs="Times New Roman"/>
        </w:rPr>
        <w:t xml:space="preserve">que la precariedad es un fenómeno que expresa una diferenciación entre empleos de ‘buena’ y </w:t>
      </w:r>
      <w:r w:rsidR="000A7C6E" w:rsidRPr="00C85498">
        <w:rPr>
          <w:rFonts w:ascii="Times New Roman" w:hAnsi="Times New Roman" w:cs="Times New Roman"/>
        </w:rPr>
        <w:t xml:space="preserve">de </w:t>
      </w:r>
      <w:r w:rsidR="00513F90" w:rsidRPr="00C85498">
        <w:rPr>
          <w:rFonts w:ascii="Times New Roman" w:hAnsi="Times New Roman" w:cs="Times New Roman"/>
        </w:rPr>
        <w:t>‘mala’ calidad</w:t>
      </w:r>
      <w:r w:rsidR="004752B3" w:rsidRPr="00C85498">
        <w:rPr>
          <w:rFonts w:ascii="Times New Roman" w:hAnsi="Times New Roman" w:cs="Times New Roman"/>
        </w:rPr>
        <w:t xml:space="preserve">, cuya base teórica para analizar es la </w:t>
      </w:r>
      <w:r w:rsidR="004752B3" w:rsidRPr="00C85498">
        <w:rPr>
          <w:rFonts w:ascii="Times New Roman" w:hAnsi="Times New Roman" w:cs="Times New Roman"/>
        </w:rPr>
        <w:lastRenderedPageBreak/>
        <w:t>compraventa de la fuerza de trabajo por su valor</w:t>
      </w:r>
      <w:r w:rsidR="00513F90" w:rsidRPr="00C85498">
        <w:rPr>
          <w:rFonts w:ascii="Times New Roman" w:hAnsi="Times New Roman" w:cs="Times New Roman"/>
        </w:rPr>
        <w:t xml:space="preserve">. El surgimiento de relaciones laborales precarias </w:t>
      </w:r>
      <w:r w:rsidR="00A32448" w:rsidRPr="00C85498">
        <w:rPr>
          <w:rFonts w:ascii="Times New Roman" w:hAnsi="Times New Roman" w:cs="Times New Roman"/>
        </w:rPr>
        <w:t>es un efecto de la</w:t>
      </w:r>
      <w:r w:rsidRPr="00C85498">
        <w:rPr>
          <w:rFonts w:ascii="Times New Roman" w:hAnsi="Times New Roman" w:cs="Times New Roman"/>
        </w:rPr>
        <w:t xml:space="preserve"> </w:t>
      </w:r>
      <w:r w:rsidR="00A32448" w:rsidRPr="00C85498">
        <w:rPr>
          <w:rFonts w:ascii="Times New Roman" w:hAnsi="Times New Roman" w:cs="Times New Roman"/>
        </w:rPr>
        <w:t xml:space="preserve">tendencia hacia la </w:t>
      </w:r>
      <w:r w:rsidRPr="00C85498">
        <w:rPr>
          <w:rFonts w:ascii="Times New Roman" w:hAnsi="Times New Roman" w:cs="Times New Roman"/>
        </w:rPr>
        <w:t>diferenciación en las condiciones de reproducción de la fuerza de trabajo</w:t>
      </w:r>
      <w:r w:rsidR="00A32448" w:rsidRPr="00C85498">
        <w:rPr>
          <w:rFonts w:ascii="Times New Roman" w:hAnsi="Times New Roman" w:cs="Times New Roman"/>
        </w:rPr>
        <w:t>, que se manifestó en todo el mundo desde el último cuarto del Siglo XX</w:t>
      </w:r>
      <w:r w:rsidRPr="00C85498">
        <w:rPr>
          <w:rFonts w:ascii="Times New Roman" w:hAnsi="Times New Roman" w:cs="Times New Roman"/>
        </w:rPr>
        <w:t>. E</w:t>
      </w:r>
      <w:r w:rsidR="00513F90" w:rsidRPr="00C85498">
        <w:rPr>
          <w:rFonts w:ascii="Times New Roman" w:hAnsi="Times New Roman" w:cs="Times New Roman"/>
        </w:rPr>
        <w:t xml:space="preserve">n el presente trabajo nos enfocamos en </w:t>
      </w:r>
      <w:r w:rsidRPr="00C85498">
        <w:rPr>
          <w:rFonts w:ascii="Times New Roman" w:hAnsi="Times New Roman" w:cs="Times New Roman"/>
        </w:rPr>
        <w:t xml:space="preserve">dos dimensiones </w:t>
      </w:r>
      <w:r w:rsidR="00513F90" w:rsidRPr="00C85498">
        <w:rPr>
          <w:rFonts w:ascii="Times New Roman" w:hAnsi="Times New Roman" w:cs="Times New Roman"/>
        </w:rPr>
        <w:t>de est</w:t>
      </w:r>
      <w:r w:rsidR="00AE46B2" w:rsidRPr="00C85498">
        <w:rPr>
          <w:rFonts w:ascii="Times New Roman" w:hAnsi="Times New Roman" w:cs="Times New Roman"/>
        </w:rPr>
        <w:t>e proceso</w:t>
      </w:r>
      <w:r w:rsidR="000A7C6E" w:rsidRPr="00C85498">
        <w:rPr>
          <w:rFonts w:ascii="Times New Roman" w:hAnsi="Times New Roman" w:cs="Times New Roman"/>
        </w:rPr>
        <w:t xml:space="preserve">, </w:t>
      </w:r>
      <w:r w:rsidR="00AE46B2" w:rsidRPr="00C85498">
        <w:rPr>
          <w:rFonts w:ascii="Times New Roman" w:hAnsi="Times New Roman" w:cs="Times New Roman"/>
        </w:rPr>
        <w:t>que resultan cruciales para entender los fundamentos de la precariedad</w:t>
      </w:r>
      <w:r w:rsidR="000A7C6E" w:rsidRPr="00C85498">
        <w:rPr>
          <w:rFonts w:ascii="Times New Roman" w:hAnsi="Times New Roman" w:cs="Times New Roman"/>
        </w:rPr>
        <w:t>: la complejidad de la fuerza de trabajo y la escala de los capitales que la emplean.</w:t>
      </w:r>
    </w:p>
    <w:p w14:paraId="36E57F45" w14:textId="349C9011" w:rsidR="00FB3236"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un lado, desde mediados de la década de 1970</w:t>
      </w:r>
      <w:r w:rsidR="00AE46B2" w:rsidRPr="00C85498">
        <w:rPr>
          <w:rFonts w:ascii="Times New Roman" w:hAnsi="Times New Roman" w:cs="Times New Roman"/>
        </w:rPr>
        <w:t>,</w:t>
      </w:r>
      <w:r w:rsidRPr="00C85498">
        <w:rPr>
          <w:rFonts w:ascii="Times New Roman" w:hAnsi="Times New Roman" w:cs="Times New Roman"/>
        </w:rPr>
        <w:t xml:space="preserve"> </w:t>
      </w:r>
      <w:r w:rsidR="00513F90" w:rsidRPr="00C85498">
        <w:rPr>
          <w:rFonts w:ascii="Times New Roman" w:hAnsi="Times New Roman" w:cs="Times New Roman"/>
        </w:rPr>
        <w:t xml:space="preserve">el capitalismo tendió a diferenciar </w:t>
      </w:r>
      <w:r w:rsidR="004752B3" w:rsidRPr="00C85498">
        <w:rPr>
          <w:rFonts w:ascii="Times New Roman" w:hAnsi="Times New Roman" w:cs="Times New Roman"/>
        </w:rPr>
        <w:t xml:space="preserve">crecientemente </w:t>
      </w:r>
      <w:r w:rsidR="00513F90" w:rsidRPr="00C85498">
        <w:rPr>
          <w:rFonts w:ascii="Times New Roman" w:hAnsi="Times New Roman" w:cs="Times New Roman"/>
        </w:rPr>
        <w:t>a</w:t>
      </w:r>
      <w:r w:rsidRPr="00C85498">
        <w:rPr>
          <w:rFonts w:ascii="Times New Roman" w:hAnsi="Times New Roman" w:cs="Times New Roman"/>
        </w:rPr>
        <w:t xml:space="preserve"> la fuerza de trabajo </w:t>
      </w:r>
      <w:r w:rsidR="00513F90" w:rsidRPr="00C85498">
        <w:rPr>
          <w:rFonts w:ascii="Times New Roman" w:hAnsi="Times New Roman" w:cs="Times New Roman"/>
        </w:rPr>
        <w:t xml:space="preserve">entre una porción </w:t>
      </w:r>
      <w:r w:rsidRPr="00C85498">
        <w:rPr>
          <w:rFonts w:ascii="Times New Roman" w:hAnsi="Times New Roman" w:cs="Times New Roman"/>
        </w:rPr>
        <w:t xml:space="preserve">que realiza los trabajos simples y </w:t>
      </w:r>
      <w:r w:rsidR="00513F90" w:rsidRPr="00C85498">
        <w:rPr>
          <w:rFonts w:ascii="Times New Roman" w:hAnsi="Times New Roman" w:cs="Times New Roman"/>
        </w:rPr>
        <w:t>otra porción</w:t>
      </w:r>
      <w:r w:rsidRPr="00C85498">
        <w:rPr>
          <w:rFonts w:ascii="Times New Roman" w:hAnsi="Times New Roman" w:cs="Times New Roman"/>
        </w:rPr>
        <w:t xml:space="preserve"> que lleva a cabo las tareas complejas. Como </w:t>
      </w:r>
      <w:r w:rsidR="00B7006E" w:rsidRPr="00C85498">
        <w:rPr>
          <w:rFonts w:ascii="Times New Roman" w:hAnsi="Times New Roman" w:cs="Times New Roman"/>
        </w:rPr>
        <w:t xml:space="preserve">lo </w:t>
      </w:r>
      <w:r w:rsidR="00513F90" w:rsidRPr="00C85498">
        <w:rPr>
          <w:rFonts w:ascii="Times New Roman" w:hAnsi="Times New Roman" w:cs="Times New Roman"/>
        </w:rPr>
        <w:t>señalamos</w:t>
      </w:r>
      <w:r w:rsidRPr="00C85498">
        <w:rPr>
          <w:rFonts w:ascii="Times New Roman" w:hAnsi="Times New Roman" w:cs="Times New Roman"/>
        </w:rPr>
        <w:t xml:space="preserve"> más arriba, </w:t>
      </w:r>
      <w:r w:rsidR="00513F90" w:rsidRPr="00C85498">
        <w:rPr>
          <w:rFonts w:ascii="Times New Roman" w:hAnsi="Times New Roman" w:cs="Times New Roman"/>
        </w:rPr>
        <w:t xml:space="preserve">quienes </w:t>
      </w:r>
      <w:r w:rsidR="000A7C6E" w:rsidRPr="00C85498">
        <w:rPr>
          <w:rFonts w:ascii="Times New Roman" w:hAnsi="Times New Roman" w:cs="Times New Roman"/>
        </w:rPr>
        <w:t xml:space="preserve">realizan tareas de baja complejidad </w:t>
      </w:r>
      <w:r w:rsidR="00513F90" w:rsidRPr="00C85498">
        <w:rPr>
          <w:rFonts w:ascii="Times New Roman" w:hAnsi="Times New Roman" w:cs="Times New Roman"/>
        </w:rPr>
        <w:t>sufren una mayor presión sobre sus condiciones empleo, ya que el ‘ejército de reserva’ es más extenso para este tipo de empleos y se trata de una mano de obra</w:t>
      </w:r>
      <w:r w:rsidR="00AE46B2" w:rsidRPr="00C85498">
        <w:rPr>
          <w:rFonts w:ascii="Times New Roman" w:hAnsi="Times New Roman" w:cs="Times New Roman"/>
        </w:rPr>
        <w:t xml:space="preserve"> relativamente</w:t>
      </w:r>
      <w:r w:rsidR="00513F90" w:rsidRPr="00C85498">
        <w:rPr>
          <w:rFonts w:ascii="Times New Roman" w:hAnsi="Times New Roman" w:cs="Times New Roman"/>
        </w:rPr>
        <w:t xml:space="preserve"> fácil de reemplazar. </w:t>
      </w:r>
      <w:r w:rsidR="000A7C6E" w:rsidRPr="00C85498">
        <w:rPr>
          <w:rFonts w:ascii="Times New Roman" w:hAnsi="Times New Roman" w:cs="Times New Roman"/>
        </w:rPr>
        <w:t>L</w:t>
      </w:r>
      <w:r w:rsidR="00513F90" w:rsidRPr="00C85498">
        <w:rPr>
          <w:rFonts w:ascii="Times New Roman" w:hAnsi="Times New Roman" w:cs="Times New Roman"/>
        </w:rPr>
        <w:t>a fuerza de trabajo ocupada en puestos de mayor complejidad sufre una menor presión en el mercado laboral, ya que es una mano de difícil reemplazo y que puede emigrar con mayor facilidad en busca de mejores condiciones de trabajo.</w:t>
      </w:r>
    </w:p>
    <w:p w14:paraId="11F444B6" w14:textId="6449C41C" w:rsidR="00513F90" w:rsidRPr="00C85498" w:rsidRDefault="00513F90"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Por otro lado, la precariedad</w:t>
      </w:r>
      <w:r w:rsidR="00AE46B2" w:rsidRPr="00C85498">
        <w:rPr>
          <w:rFonts w:ascii="Times New Roman" w:hAnsi="Times New Roman" w:cs="Times New Roman"/>
        </w:rPr>
        <w:t xml:space="preserve"> </w:t>
      </w:r>
      <w:r w:rsidRPr="00C85498">
        <w:rPr>
          <w:rFonts w:ascii="Times New Roman" w:hAnsi="Times New Roman" w:cs="Times New Roman"/>
        </w:rPr>
        <w:t xml:space="preserve">es resultado de la necesidad que tienen los capitales individuales de compensar su atraso productivo. Por ello, como regla general, los capitales que quedan rezagados en la competencia </w:t>
      </w:r>
      <w:r w:rsidR="00A32448" w:rsidRPr="00C85498">
        <w:rPr>
          <w:rFonts w:ascii="Times New Roman" w:hAnsi="Times New Roman" w:cs="Times New Roman"/>
        </w:rPr>
        <w:t xml:space="preserve">tienden a compensar </w:t>
      </w:r>
      <w:r w:rsidR="000A7C6E" w:rsidRPr="00C85498">
        <w:rPr>
          <w:rFonts w:ascii="Times New Roman" w:hAnsi="Times New Roman" w:cs="Times New Roman"/>
        </w:rPr>
        <w:t>su</w:t>
      </w:r>
      <w:r w:rsidR="00A32448" w:rsidRPr="00C85498">
        <w:rPr>
          <w:rFonts w:ascii="Times New Roman" w:hAnsi="Times New Roman" w:cs="Times New Roman"/>
        </w:rPr>
        <w:t xml:space="preserve"> atraso imponiendo peores condiciones laborales a la fuerza de trabajo que contratan. Es decir que, en las economías nacionales con capitales de menor productividad relativa, </w:t>
      </w:r>
      <w:r w:rsidR="000A7C6E" w:rsidRPr="00C85498">
        <w:rPr>
          <w:rFonts w:ascii="Times New Roman" w:hAnsi="Times New Roman" w:cs="Times New Roman"/>
        </w:rPr>
        <w:t xml:space="preserve">la clase trabajadora sufre </w:t>
      </w:r>
      <w:r w:rsidR="0033108B" w:rsidRPr="00C85498">
        <w:rPr>
          <w:rFonts w:ascii="Times New Roman" w:hAnsi="Times New Roman" w:cs="Times New Roman"/>
        </w:rPr>
        <w:t>la precariedad en sus múltiples expresiones con mayor extensión e intensidad</w:t>
      </w:r>
      <w:r w:rsidR="00A32448" w:rsidRPr="00C85498">
        <w:rPr>
          <w:rFonts w:ascii="Times New Roman" w:hAnsi="Times New Roman" w:cs="Times New Roman"/>
        </w:rPr>
        <w:t>.</w:t>
      </w:r>
      <w:r w:rsidR="00AE46B2" w:rsidRPr="00C85498">
        <w:rPr>
          <w:rFonts w:ascii="Times New Roman" w:hAnsi="Times New Roman" w:cs="Times New Roman"/>
        </w:rPr>
        <w:t xml:space="preserve"> </w:t>
      </w:r>
      <w:commentRangeEnd w:id="218"/>
      <w:r w:rsidR="004E22EC">
        <w:rPr>
          <w:rStyle w:val="Refdecomentario"/>
        </w:rPr>
        <w:commentReference w:id="218"/>
      </w:r>
    </w:p>
    <w:p w14:paraId="5667956C" w14:textId="461507AE" w:rsidR="00375968" w:rsidRPr="00C85498" w:rsidRDefault="00375968"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Nuestra estrategia de abordaje </w:t>
      </w:r>
      <w:r w:rsidR="004752B3" w:rsidRPr="00C85498">
        <w:rPr>
          <w:rFonts w:ascii="Times New Roman" w:hAnsi="Times New Roman" w:cs="Times New Roman"/>
        </w:rPr>
        <w:t>empírico</w:t>
      </w:r>
      <w:r w:rsidRPr="00C85498">
        <w:rPr>
          <w:rFonts w:ascii="Times New Roman" w:hAnsi="Times New Roman" w:cs="Times New Roman"/>
        </w:rPr>
        <w:t xml:space="preserve"> se basó en tomar la calificación de los puestos laborales y el tamaño de los establecimientos productivos, como aproximaciones de la complejidad de las tareas y el nivel de productividad respectivamente.</w:t>
      </w:r>
      <w:r w:rsidR="00A574A8" w:rsidRPr="00C85498">
        <w:rPr>
          <w:rFonts w:ascii="Times New Roman" w:hAnsi="Times New Roman" w:cs="Times New Roman"/>
        </w:rPr>
        <w:t xml:space="preserve"> </w:t>
      </w:r>
      <w:r w:rsidRPr="00C85498">
        <w:rPr>
          <w:rFonts w:ascii="Times New Roman" w:hAnsi="Times New Roman" w:cs="Times New Roman"/>
        </w:rPr>
        <w:t xml:space="preserve">Mediante estas dos variables construimos 9 perfiles que nos permitieron analizar la </w:t>
      </w:r>
      <w:r w:rsidR="004757DD" w:rsidRPr="00C85498">
        <w:rPr>
          <w:rFonts w:ascii="Times New Roman" w:hAnsi="Times New Roman" w:cs="Times New Roman"/>
        </w:rPr>
        <w:t xml:space="preserve">estructura del empleo y la </w:t>
      </w:r>
      <w:r w:rsidRPr="00C85498">
        <w:rPr>
          <w:rFonts w:ascii="Times New Roman" w:hAnsi="Times New Roman" w:cs="Times New Roman"/>
        </w:rPr>
        <w:t>incidencia diferencial que la precariedad tiene en la clase trabajadora</w:t>
      </w:r>
      <w:r w:rsidR="0033108B" w:rsidRPr="00C85498">
        <w:rPr>
          <w:rFonts w:ascii="Times New Roman" w:hAnsi="Times New Roman" w:cs="Times New Roman"/>
        </w:rPr>
        <w:t>.</w:t>
      </w:r>
    </w:p>
    <w:p w14:paraId="1B73CF2C" w14:textId="2276C968" w:rsidR="00375968" w:rsidRPr="00C85498" w:rsidRDefault="0057622E"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base a los niveles agregados de productividad y salarios, identificamos para el análisis </w:t>
      </w:r>
      <w:r w:rsidR="00136028" w:rsidRPr="00C85498">
        <w:rPr>
          <w:rFonts w:ascii="Times New Roman" w:hAnsi="Times New Roman" w:cs="Times New Roman"/>
        </w:rPr>
        <w:t xml:space="preserve">2 </w:t>
      </w:r>
      <w:r w:rsidR="00375968" w:rsidRPr="00C85498">
        <w:rPr>
          <w:rFonts w:ascii="Times New Roman" w:hAnsi="Times New Roman" w:cs="Times New Roman"/>
        </w:rPr>
        <w:t>grupos de países diferenciados</w:t>
      </w:r>
      <w:r w:rsidR="00136028" w:rsidRPr="00C85498">
        <w:rPr>
          <w:rFonts w:ascii="Times New Roman" w:hAnsi="Times New Roman" w:cs="Times New Roman"/>
        </w:rPr>
        <w:t xml:space="preserve">, con </w:t>
      </w:r>
      <w:r w:rsidR="00136028" w:rsidRPr="00C85498">
        <w:rPr>
          <w:rFonts w:ascii="Times New Roman" w:hAnsi="Times New Roman" w:cs="Times New Roman"/>
          <w:i/>
        </w:rPr>
        <w:t>degrades</w:t>
      </w:r>
      <w:r w:rsidR="00136028" w:rsidRPr="00C85498">
        <w:rPr>
          <w:rFonts w:ascii="Times New Roman" w:hAnsi="Times New Roman" w:cs="Times New Roman"/>
        </w:rPr>
        <w:t xml:space="preserve"> en su interior</w:t>
      </w:r>
      <w:r w:rsidR="00375968" w:rsidRPr="00C85498">
        <w:rPr>
          <w:rFonts w:ascii="Times New Roman" w:hAnsi="Times New Roman" w:cs="Times New Roman"/>
        </w:rPr>
        <w:t xml:space="preserve">. </w:t>
      </w:r>
      <w:r w:rsidR="00B919AB" w:rsidRPr="00C85498">
        <w:rPr>
          <w:rFonts w:ascii="Times New Roman" w:hAnsi="Times New Roman" w:cs="Times New Roman"/>
        </w:rPr>
        <w:t>El primer grupo constituido por</w:t>
      </w:r>
      <w:r w:rsidR="00375968" w:rsidRPr="00C85498">
        <w:rPr>
          <w:rFonts w:ascii="Times New Roman" w:hAnsi="Times New Roman" w:cs="Times New Roman"/>
        </w:rPr>
        <w:t xml:space="preserve"> Argentina</w:t>
      </w:r>
      <w:r w:rsidR="004757DD" w:rsidRPr="00C85498">
        <w:rPr>
          <w:rFonts w:ascii="Times New Roman" w:hAnsi="Times New Roman" w:cs="Times New Roman"/>
        </w:rPr>
        <w:t>,</w:t>
      </w:r>
      <w:r w:rsidR="00375968" w:rsidRPr="00C85498">
        <w:rPr>
          <w:rFonts w:ascii="Times New Roman" w:hAnsi="Times New Roman" w:cs="Times New Roman"/>
        </w:rPr>
        <w:t xml:space="preserve"> Bulgaria</w:t>
      </w:r>
      <w:r w:rsidR="00516D47" w:rsidRPr="00C85498">
        <w:rPr>
          <w:rFonts w:ascii="Times New Roman" w:hAnsi="Times New Roman" w:cs="Times New Roman"/>
        </w:rPr>
        <w:t>, Grecia</w:t>
      </w:r>
      <w:r w:rsidR="00136028" w:rsidRPr="00C85498">
        <w:rPr>
          <w:rFonts w:ascii="Times New Roman" w:hAnsi="Times New Roman" w:cs="Times New Roman"/>
        </w:rPr>
        <w:t>, Portugal</w:t>
      </w:r>
      <w:r w:rsidR="004757DD" w:rsidRPr="00C85498">
        <w:rPr>
          <w:rFonts w:ascii="Times New Roman" w:hAnsi="Times New Roman" w:cs="Times New Roman"/>
        </w:rPr>
        <w:t xml:space="preserve"> y </w:t>
      </w:r>
      <w:proofErr w:type="gramStart"/>
      <w:r w:rsidR="004757DD" w:rsidRPr="00C85498">
        <w:rPr>
          <w:rFonts w:ascii="Times New Roman" w:hAnsi="Times New Roman" w:cs="Times New Roman"/>
        </w:rPr>
        <w:t>Rumania</w:t>
      </w:r>
      <w:r w:rsidR="00375968" w:rsidRPr="00C85498">
        <w:rPr>
          <w:rFonts w:ascii="Times New Roman" w:hAnsi="Times New Roman" w:cs="Times New Roman"/>
        </w:rPr>
        <w:t>,</w:t>
      </w:r>
      <w:proofErr w:type="gramEnd"/>
      <w:r w:rsidR="00375968" w:rsidRPr="00C85498">
        <w:rPr>
          <w:rFonts w:ascii="Times New Roman" w:hAnsi="Times New Roman" w:cs="Times New Roman"/>
        </w:rPr>
        <w:t xml:space="preserve"> </w:t>
      </w:r>
      <w:r w:rsidRPr="00C85498">
        <w:rPr>
          <w:rFonts w:ascii="Times New Roman" w:hAnsi="Times New Roman" w:cs="Times New Roman"/>
        </w:rPr>
        <w:t xml:space="preserve">registra una porción minoritaria del </w:t>
      </w:r>
      <w:r w:rsidR="004757DD" w:rsidRPr="00C85498">
        <w:rPr>
          <w:rFonts w:ascii="Times New Roman" w:hAnsi="Times New Roman" w:cs="Times New Roman"/>
        </w:rPr>
        <w:t xml:space="preserve">empleo en establecimientos </w:t>
      </w:r>
      <w:r w:rsidR="00136028" w:rsidRPr="00C85498">
        <w:rPr>
          <w:rFonts w:ascii="Times New Roman" w:hAnsi="Times New Roman" w:cs="Times New Roman"/>
        </w:rPr>
        <w:t xml:space="preserve">grandes </w:t>
      </w:r>
      <w:r w:rsidR="00375968" w:rsidRPr="00C85498">
        <w:rPr>
          <w:rFonts w:ascii="Times New Roman" w:hAnsi="Times New Roman" w:cs="Times New Roman"/>
        </w:rPr>
        <w:t xml:space="preserve">y </w:t>
      </w:r>
      <w:r w:rsidR="004757DD" w:rsidRPr="00C85498">
        <w:rPr>
          <w:rFonts w:ascii="Times New Roman" w:hAnsi="Times New Roman" w:cs="Times New Roman"/>
        </w:rPr>
        <w:t>puestos de</w:t>
      </w:r>
      <w:r w:rsidR="00375968" w:rsidRPr="00C85498">
        <w:rPr>
          <w:rFonts w:ascii="Times New Roman" w:hAnsi="Times New Roman" w:cs="Times New Roman"/>
        </w:rPr>
        <w:t xml:space="preserve"> calificación alta</w:t>
      </w:r>
      <w:r w:rsidRPr="00C85498">
        <w:rPr>
          <w:rFonts w:ascii="Times New Roman" w:hAnsi="Times New Roman" w:cs="Times New Roman"/>
        </w:rPr>
        <w:t>. Particularmente, Argentina y Grecia muestran una gran concentración en los establecimientos pequeños, pero Argentina se destaca aún más al ser el país con el mayor segmento del mercado laboral de baja calificación</w:t>
      </w:r>
      <w:r w:rsidR="00375968" w:rsidRPr="00C85498">
        <w:rPr>
          <w:rFonts w:ascii="Times New Roman" w:hAnsi="Times New Roman" w:cs="Times New Roman"/>
        </w:rPr>
        <w:t xml:space="preserve">. </w:t>
      </w:r>
      <w:r w:rsidR="00B919AB" w:rsidRPr="00C85498">
        <w:rPr>
          <w:rFonts w:ascii="Times New Roman" w:hAnsi="Times New Roman" w:cs="Times New Roman"/>
        </w:rPr>
        <w:t>En el</w:t>
      </w:r>
      <w:r w:rsidR="00375968" w:rsidRPr="00C85498">
        <w:rPr>
          <w:rFonts w:ascii="Times New Roman" w:hAnsi="Times New Roman" w:cs="Times New Roman"/>
        </w:rPr>
        <w:t xml:space="preserve"> segundo </w:t>
      </w:r>
      <w:r w:rsidR="00B919AB" w:rsidRPr="00C85498">
        <w:rPr>
          <w:rFonts w:ascii="Times New Roman" w:hAnsi="Times New Roman" w:cs="Times New Roman"/>
        </w:rPr>
        <w:t xml:space="preserve">grupo, </w:t>
      </w:r>
      <w:r w:rsidR="00375968" w:rsidRPr="00C85498">
        <w:rPr>
          <w:rFonts w:ascii="Times New Roman" w:hAnsi="Times New Roman" w:cs="Times New Roman"/>
        </w:rPr>
        <w:t>formado por España, Italia, Alemania, Dinamarca, Francia, Reino Unido y Estados Unidos</w:t>
      </w:r>
      <w:r w:rsidR="00B919AB" w:rsidRPr="00C85498">
        <w:rPr>
          <w:rFonts w:ascii="Times New Roman" w:hAnsi="Times New Roman" w:cs="Times New Roman"/>
        </w:rPr>
        <w:t>,</w:t>
      </w:r>
      <w:r w:rsidRPr="00C85498">
        <w:rPr>
          <w:rFonts w:ascii="Times New Roman" w:hAnsi="Times New Roman" w:cs="Times New Roman"/>
        </w:rPr>
        <w:t xml:space="preserve"> </w:t>
      </w:r>
      <w:r w:rsidR="00375968" w:rsidRPr="00C85498">
        <w:rPr>
          <w:rFonts w:ascii="Times New Roman" w:hAnsi="Times New Roman" w:cs="Times New Roman"/>
        </w:rPr>
        <w:t>los establecimientos grandes y la calificación alta representan una porción importante el mercado laboral</w:t>
      </w:r>
      <w:r w:rsidR="00B919AB" w:rsidRPr="00C85498">
        <w:rPr>
          <w:rFonts w:ascii="Times New Roman" w:hAnsi="Times New Roman" w:cs="Times New Roman"/>
        </w:rPr>
        <w:t>. No obstante,</w:t>
      </w:r>
      <w:r w:rsidRPr="00C85498">
        <w:rPr>
          <w:rFonts w:ascii="Times New Roman" w:hAnsi="Times New Roman" w:cs="Times New Roman"/>
        </w:rPr>
        <w:t xml:space="preserve"> España e Italia </w:t>
      </w:r>
      <w:r w:rsidR="00B919AB" w:rsidRPr="00C85498">
        <w:rPr>
          <w:rFonts w:ascii="Times New Roman" w:hAnsi="Times New Roman" w:cs="Times New Roman"/>
        </w:rPr>
        <w:t xml:space="preserve">representan una excepción al </w:t>
      </w:r>
      <w:r w:rsidRPr="00C85498">
        <w:rPr>
          <w:rFonts w:ascii="Times New Roman" w:hAnsi="Times New Roman" w:cs="Times New Roman"/>
        </w:rPr>
        <w:t>presenta</w:t>
      </w:r>
      <w:r w:rsidR="00B919AB" w:rsidRPr="00C85498">
        <w:rPr>
          <w:rFonts w:ascii="Times New Roman" w:hAnsi="Times New Roman" w:cs="Times New Roman"/>
        </w:rPr>
        <w:t>r</w:t>
      </w:r>
      <w:r w:rsidRPr="00C85498">
        <w:rPr>
          <w:rFonts w:ascii="Times New Roman" w:hAnsi="Times New Roman" w:cs="Times New Roman"/>
        </w:rPr>
        <w:t xml:space="preserve"> distribuciones más parejas de los perfiles</w:t>
      </w:r>
      <w:r w:rsidR="00375968" w:rsidRPr="00C85498">
        <w:rPr>
          <w:rFonts w:ascii="Times New Roman" w:hAnsi="Times New Roman" w:cs="Times New Roman"/>
        </w:rPr>
        <w:t xml:space="preserve">. </w:t>
      </w:r>
    </w:p>
    <w:p w14:paraId="0AC14989" w14:textId="2FB0AA36" w:rsidR="00375968" w:rsidRPr="00C85498" w:rsidRDefault="00E8382C"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Nuestra</w:t>
      </w:r>
      <w:r w:rsidR="004757DD" w:rsidRPr="00C85498">
        <w:rPr>
          <w:rFonts w:ascii="Times New Roman" w:hAnsi="Times New Roman" w:cs="Times New Roman"/>
        </w:rPr>
        <w:t xml:space="preserve"> estimación sobre la incidencia </w:t>
      </w:r>
      <w:r w:rsidR="000A7C6E" w:rsidRPr="00C85498">
        <w:rPr>
          <w:rFonts w:ascii="Times New Roman" w:hAnsi="Times New Roman" w:cs="Times New Roman"/>
        </w:rPr>
        <w:t xml:space="preserve">de la </w:t>
      </w:r>
      <w:r w:rsidR="004757DD" w:rsidRPr="00C85498">
        <w:rPr>
          <w:rFonts w:ascii="Times New Roman" w:hAnsi="Times New Roman" w:cs="Times New Roman"/>
        </w:rPr>
        <w:t>precariedad</w:t>
      </w:r>
      <w:r w:rsidRPr="00C85498">
        <w:rPr>
          <w:rFonts w:ascii="Times New Roman" w:hAnsi="Times New Roman" w:cs="Times New Roman"/>
        </w:rPr>
        <w:t xml:space="preserve"> para los perfiles construidos</w:t>
      </w:r>
      <w:r w:rsidR="004757DD" w:rsidRPr="00C85498">
        <w:rPr>
          <w:rFonts w:ascii="Times New Roman" w:hAnsi="Times New Roman" w:cs="Times New Roman"/>
        </w:rPr>
        <w:t xml:space="preserve"> </w:t>
      </w:r>
      <w:r w:rsidRPr="00C85498">
        <w:rPr>
          <w:rFonts w:ascii="Times New Roman" w:hAnsi="Times New Roman" w:cs="Times New Roman"/>
        </w:rPr>
        <w:t>mostró</w:t>
      </w:r>
      <w:r w:rsidR="004757DD" w:rsidRPr="00C85498">
        <w:rPr>
          <w:rFonts w:ascii="Times New Roman" w:hAnsi="Times New Roman" w:cs="Times New Roman"/>
        </w:rPr>
        <w:t xml:space="preserve"> la estratificación</w:t>
      </w:r>
      <w:r w:rsidRPr="00C85498">
        <w:rPr>
          <w:rFonts w:ascii="Times New Roman" w:hAnsi="Times New Roman" w:cs="Times New Roman"/>
        </w:rPr>
        <w:t xml:space="preserve"> esperada</w:t>
      </w:r>
      <w:r w:rsidR="004757DD" w:rsidRPr="00C85498">
        <w:rPr>
          <w:rFonts w:ascii="Times New Roman" w:hAnsi="Times New Roman" w:cs="Times New Roman"/>
        </w:rPr>
        <w:t xml:space="preserve">. Las distintas expresiones de la precariedad tienden a manifestarse con mayor intensidad entre </w:t>
      </w:r>
      <w:r w:rsidRPr="00C85498">
        <w:rPr>
          <w:rFonts w:ascii="Times New Roman" w:hAnsi="Times New Roman" w:cs="Times New Roman"/>
        </w:rPr>
        <w:t>la fuerza de trabajo</w:t>
      </w:r>
      <w:r w:rsidR="004757DD" w:rsidRPr="00C85498">
        <w:rPr>
          <w:rFonts w:ascii="Times New Roman" w:hAnsi="Times New Roman" w:cs="Times New Roman"/>
        </w:rPr>
        <w:t xml:space="preserve"> de menor calificación y en los pequeños establecimientos, </w:t>
      </w:r>
      <w:r w:rsidR="0033108B" w:rsidRPr="00C85498">
        <w:rPr>
          <w:rFonts w:ascii="Times New Roman" w:hAnsi="Times New Roman" w:cs="Times New Roman"/>
        </w:rPr>
        <w:t>descendiendo</w:t>
      </w:r>
      <w:r w:rsidR="004757DD" w:rsidRPr="00C85498">
        <w:rPr>
          <w:rFonts w:ascii="Times New Roman" w:hAnsi="Times New Roman" w:cs="Times New Roman"/>
        </w:rPr>
        <w:t xml:space="preserve"> cuanto mayor es la calificación y el tamaño del establecimiento productivo</w:t>
      </w:r>
      <w:r w:rsidRPr="00C85498">
        <w:rPr>
          <w:rFonts w:ascii="Times New Roman" w:hAnsi="Times New Roman" w:cs="Times New Roman"/>
        </w:rPr>
        <w:t>s</w:t>
      </w:r>
      <w:r w:rsidR="004757DD" w:rsidRPr="00C85498">
        <w:rPr>
          <w:rFonts w:ascii="Times New Roman" w:hAnsi="Times New Roman" w:cs="Times New Roman"/>
        </w:rPr>
        <w:t>.</w:t>
      </w:r>
      <w:r w:rsidRPr="00C85498">
        <w:rPr>
          <w:rFonts w:ascii="Times New Roman" w:hAnsi="Times New Roman" w:cs="Times New Roman"/>
        </w:rPr>
        <w:t xml:space="preserve"> Una estratificación similar se registra en términos de ingresos. El decil promedio de los asalariados es el menor para quienes se desempeñan en puestos de baja calificación </w:t>
      </w:r>
      <w:r w:rsidR="0033108B" w:rsidRPr="00C85498">
        <w:rPr>
          <w:rFonts w:ascii="Times New Roman" w:hAnsi="Times New Roman" w:cs="Times New Roman"/>
        </w:rPr>
        <w:t>y va creciendo ordenadamente a través de los perfiles: entre niveles de calificación en cada estrato de tamaño y luego entre estratos</w:t>
      </w:r>
      <w:r w:rsidRPr="00C85498">
        <w:rPr>
          <w:rFonts w:ascii="Times New Roman" w:hAnsi="Times New Roman" w:cs="Times New Roman"/>
        </w:rPr>
        <w:t xml:space="preserve">. El análisis del ingreso promedio de los perfiles a paridad de poder adquisitivo también estuvo en línea con los resultados esperados: los ingresos muestran una estratificación según los perfiles dentro de cada país y, al comparar entre países, se verifica un ordenamiento </w:t>
      </w:r>
      <w:r w:rsidR="0033108B" w:rsidRPr="00C85498">
        <w:rPr>
          <w:rFonts w:ascii="Times New Roman" w:hAnsi="Times New Roman" w:cs="Times New Roman"/>
        </w:rPr>
        <w:t xml:space="preserve">muy similar </w:t>
      </w:r>
      <w:r w:rsidRPr="00C85498">
        <w:rPr>
          <w:rFonts w:ascii="Times New Roman" w:hAnsi="Times New Roman" w:cs="Times New Roman"/>
        </w:rPr>
        <w:t xml:space="preserve">según </w:t>
      </w:r>
      <w:r w:rsidR="0033108B" w:rsidRPr="00C85498">
        <w:rPr>
          <w:rFonts w:ascii="Times New Roman" w:hAnsi="Times New Roman" w:cs="Times New Roman"/>
        </w:rPr>
        <w:t>la productividad relativa presentada al inicio.</w:t>
      </w:r>
      <w:r w:rsidRPr="00C85498">
        <w:rPr>
          <w:rFonts w:ascii="Times New Roman" w:hAnsi="Times New Roman" w:cs="Times New Roman"/>
        </w:rPr>
        <w:t xml:space="preserve"> </w:t>
      </w:r>
    </w:p>
    <w:p w14:paraId="549A7019" w14:textId="76E1EB55" w:rsidR="00197603" w:rsidRPr="00C85498" w:rsidRDefault="00FB3236" w:rsidP="004467DB">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Con </w:t>
      </w:r>
      <w:r w:rsidR="00E8382C" w:rsidRPr="00C85498">
        <w:rPr>
          <w:rFonts w:ascii="Times New Roman" w:hAnsi="Times New Roman" w:cs="Times New Roman"/>
        </w:rPr>
        <w:t>nuestro</w:t>
      </w:r>
      <w:r w:rsidRPr="00C85498">
        <w:rPr>
          <w:rFonts w:ascii="Times New Roman" w:hAnsi="Times New Roman" w:cs="Times New Roman"/>
        </w:rPr>
        <w:t xml:space="preserve"> análisis</w:t>
      </w:r>
      <w:r w:rsidR="00E8382C" w:rsidRPr="00C85498">
        <w:rPr>
          <w:rFonts w:ascii="Times New Roman" w:hAnsi="Times New Roman" w:cs="Times New Roman"/>
        </w:rPr>
        <w:t xml:space="preserve"> también</w:t>
      </w:r>
      <w:r w:rsidRPr="00C85498">
        <w:rPr>
          <w:rFonts w:ascii="Times New Roman" w:hAnsi="Times New Roman" w:cs="Times New Roman"/>
        </w:rPr>
        <w:t xml:space="preserve"> pudimos caracterizar </w:t>
      </w:r>
      <w:r w:rsidR="00E8382C" w:rsidRPr="00C85498">
        <w:rPr>
          <w:rFonts w:ascii="Times New Roman" w:hAnsi="Times New Roman" w:cs="Times New Roman"/>
        </w:rPr>
        <w:t>la situación de Argentina en perspectiva comparada. El</w:t>
      </w:r>
      <w:r w:rsidRPr="00C85498">
        <w:rPr>
          <w:rFonts w:ascii="Times New Roman" w:hAnsi="Times New Roman" w:cs="Times New Roman"/>
        </w:rPr>
        <w:t xml:space="preserve"> mercado argentino se desenvuelve en un marco general de baja productividad relativa y bajos salarios en comparación con los Estados Unidos y la mayoría de los países europeos seleccionados. La baja productividad tiene su reflejo en la estructura del mercado de trabajo, caracterizada por una alta participación del empleo en establecimientos pequeños. En Argentina también se verifica la estratificación </w:t>
      </w:r>
      <w:r w:rsidRPr="00C85498">
        <w:rPr>
          <w:rFonts w:ascii="Times New Roman" w:hAnsi="Times New Roman" w:cs="Times New Roman"/>
        </w:rPr>
        <w:lastRenderedPageBreak/>
        <w:t xml:space="preserve">de los salarios en torno a los niveles de calificación y el tamaño de los establecimientos, aunque las brechas de ingresos tienen lugar a un </w:t>
      </w:r>
      <w:commentRangeStart w:id="219"/>
      <w:r w:rsidRPr="00C85498">
        <w:rPr>
          <w:rFonts w:ascii="Times New Roman" w:hAnsi="Times New Roman" w:cs="Times New Roman"/>
        </w:rPr>
        <w:t xml:space="preserve">nivel </w:t>
      </w:r>
      <w:r w:rsidR="00E8382C" w:rsidRPr="00C85498">
        <w:rPr>
          <w:rFonts w:ascii="Times New Roman" w:hAnsi="Times New Roman" w:cs="Times New Roman"/>
        </w:rPr>
        <w:t xml:space="preserve">absoluto mucho </w:t>
      </w:r>
      <w:r w:rsidRPr="00C85498">
        <w:rPr>
          <w:rFonts w:ascii="Times New Roman" w:hAnsi="Times New Roman" w:cs="Times New Roman"/>
        </w:rPr>
        <w:t xml:space="preserve">más bajo de salarios </w:t>
      </w:r>
      <w:r w:rsidR="00E8382C" w:rsidRPr="00C85498">
        <w:rPr>
          <w:rFonts w:ascii="Times New Roman" w:hAnsi="Times New Roman" w:cs="Times New Roman"/>
        </w:rPr>
        <w:t>promedio</w:t>
      </w:r>
      <w:commentRangeEnd w:id="219"/>
      <w:r w:rsidR="00882FFE">
        <w:rPr>
          <w:rStyle w:val="Refdecomentario"/>
        </w:rPr>
        <w:commentReference w:id="219"/>
      </w:r>
      <w:r w:rsidR="00E8382C" w:rsidRPr="00C85498">
        <w:rPr>
          <w:rFonts w:ascii="Times New Roman" w:hAnsi="Times New Roman" w:cs="Times New Roman"/>
        </w:rPr>
        <w:t xml:space="preserve">, en comparación a </w:t>
      </w:r>
      <w:r w:rsidRPr="00C85498">
        <w:rPr>
          <w:rFonts w:ascii="Times New Roman" w:hAnsi="Times New Roman" w:cs="Times New Roman"/>
        </w:rPr>
        <w:t xml:space="preserve">los países de mayor desarrollo productivo. A su vez, la brecha entre los estratos de ingresos bajos y altos es mayor en Argentina que en Europa y </w:t>
      </w:r>
      <w:r w:rsidR="004757DD" w:rsidRPr="00C85498">
        <w:rPr>
          <w:rFonts w:ascii="Times New Roman" w:hAnsi="Times New Roman" w:cs="Times New Roman"/>
        </w:rPr>
        <w:t xml:space="preserve">los </w:t>
      </w:r>
      <w:r w:rsidRPr="00C85498">
        <w:rPr>
          <w:rFonts w:ascii="Times New Roman" w:hAnsi="Times New Roman" w:cs="Times New Roman"/>
        </w:rPr>
        <w:t>Estados Unidos.</w:t>
      </w:r>
    </w:p>
    <w:p w14:paraId="43CB5476" w14:textId="77777777" w:rsidR="00197603" w:rsidRPr="00C85498" w:rsidRDefault="00197603" w:rsidP="00DA1286">
      <w:pPr>
        <w:tabs>
          <w:tab w:val="left" w:pos="3681"/>
        </w:tabs>
        <w:spacing w:after="120" w:line="240" w:lineRule="auto"/>
        <w:rPr>
          <w:rFonts w:ascii="Times New Roman" w:hAnsi="Times New Roman" w:cs="Times New Roman"/>
        </w:rPr>
      </w:pPr>
    </w:p>
    <w:p w14:paraId="27AF5753" w14:textId="115400E2" w:rsidR="003A135E" w:rsidRPr="00C85498" w:rsidRDefault="00197603" w:rsidP="00DA1286">
      <w:pPr>
        <w:spacing w:after="120" w:line="240" w:lineRule="auto"/>
        <w:rPr>
          <w:rFonts w:ascii="Times New Roman" w:hAnsi="Times New Roman" w:cs="Times New Roman"/>
          <w:b/>
          <w:bCs/>
        </w:rPr>
      </w:pPr>
      <w:r w:rsidRPr="00C85498">
        <w:rPr>
          <w:rFonts w:ascii="Times New Roman" w:hAnsi="Times New Roman" w:cs="Times New Roman"/>
          <w:b/>
          <w:bCs/>
        </w:rPr>
        <w:t>REFERENCIAS</w:t>
      </w:r>
    </w:p>
    <w:p w14:paraId="074812A0"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Águila, N. y D. Kennedy (2016): "El deterioro de las condiciones de reproducción de la familia trabajadora argentina desde mediados de los años setenta"; Realidad Económica; </w:t>
      </w:r>
      <w:proofErr w:type="spellStart"/>
      <w:r w:rsidRPr="00C85498">
        <w:rPr>
          <w:rFonts w:ascii="Times New Roman" w:hAnsi="Times New Roman" w:cs="Times New Roman"/>
        </w:rPr>
        <w:t>Nª</w:t>
      </w:r>
      <w:proofErr w:type="spellEnd"/>
      <w:r w:rsidRPr="00C85498">
        <w:rPr>
          <w:rFonts w:ascii="Times New Roman" w:hAnsi="Times New Roman" w:cs="Times New Roman"/>
        </w:rPr>
        <w:t xml:space="preserve"> 297, IADE, Buenos Aires, enero - febrero.</w:t>
      </w:r>
    </w:p>
    <w:p w14:paraId="72FF29F6"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Allmendinger, J., </w:t>
      </w:r>
      <w:proofErr w:type="spellStart"/>
      <w:r w:rsidRPr="00C85498">
        <w:rPr>
          <w:rFonts w:ascii="Times New Roman" w:hAnsi="Times New Roman" w:cs="Times New Roman"/>
          <w:lang w:val="en-GB"/>
        </w:rPr>
        <w:t>Hipp</w:t>
      </w:r>
      <w:proofErr w:type="spellEnd"/>
      <w:r w:rsidRPr="00C85498">
        <w:rPr>
          <w:rFonts w:ascii="Times New Roman" w:hAnsi="Times New Roman" w:cs="Times New Roman"/>
          <w:lang w:val="en-GB"/>
        </w:rPr>
        <w:t xml:space="preserve">, L., &amp; </w:t>
      </w:r>
      <w:proofErr w:type="spellStart"/>
      <w:r w:rsidRPr="00C85498">
        <w:rPr>
          <w:rFonts w:ascii="Times New Roman" w:hAnsi="Times New Roman" w:cs="Times New Roman"/>
          <w:lang w:val="en-GB"/>
        </w:rPr>
        <w:t>Stuth</w:t>
      </w:r>
      <w:proofErr w:type="spellEnd"/>
      <w:r w:rsidRPr="00C85498">
        <w:rPr>
          <w:rFonts w:ascii="Times New Roman" w:hAnsi="Times New Roman" w:cs="Times New Roman"/>
          <w:lang w:val="en-GB"/>
        </w:rPr>
        <w:t>, S. (s. f.). Atypical Employment in Europe 1996 – 201. 78.</w:t>
      </w:r>
    </w:p>
    <w:p w14:paraId="41F9B828"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lang w:val="en-GB"/>
        </w:rPr>
        <w:t xml:space="preserve">Appelbaum, E. (2017). What’s Behind the Increase in Inequality? </w:t>
      </w:r>
      <w:r w:rsidRPr="00C85498">
        <w:rPr>
          <w:rFonts w:ascii="Times New Roman" w:hAnsi="Times New Roman" w:cs="Times New Roman"/>
        </w:rPr>
        <w:t>CEPR.</w:t>
      </w:r>
    </w:p>
    <w:p w14:paraId="241A9EB0" w14:textId="3EBE5867" w:rsidR="006B7135" w:rsidRPr="00C85498" w:rsidRDefault="006B7135" w:rsidP="00DA1286">
      <w:pPr>
        <w:tabs>
          <w:tab w:val="left" w:pos="3681"/>
        </w:tabs>
        <w:spacing w:after="120" w:line="240" w:lineRule="auto"/>
        <w:jc w:val="both"/>
        <w:rPr>
          <w:rFonts w:ascii="Times New Roman" w:hAnsi="Times New Roman" w:cs="Times New Roman"/>
          <w:lang w:val="es-ES"/>
        </w:rPr>
      </w:pPr>
      <w:r w:rsidRPr="00C85498">
        <w:rPr>
          <w:rFonts w:ascii="Times New Roman" w:hAnsi="Times New Roman" w:cs="Times New Roman"/>
          <w:lang w:val="es-ES"/>
        </w:rPr>
        <w:t>Arakaki, A. (2016)</w:t>
      </w:r>
      <w:r w:rsidR="006B505E">
        <w:rPr>
          <w:rFonts w:ascii="Times New Roman" w:hAnsi="Times New Roman" w:cs="Times New Roman"/>
          <w:lang w:val="es-ES"/>
        </w:rPr>
        <w:t>.</w:t>
      </w:r>
      <w:r w:rsidRPr="00C85498">
        <w:rPr>
          <w:rFonts w:ascii="Times New Roman" w:hAnsi="Times New Roman" w:cs="Times New Roman"/>
          <w:lang w:val="es-ES"/>
        </w:rPr>
        <w:t xml:space="preserve"> La segmentación del mercado de trabajo, desde una perspectiva estructuralista. Argentina, 2003-2013. Tesis de Maestría. Maestría en Economía, Universidad de Buenos Aires, Argentina, 87p.</w:t>
      </w:r>
    </w:p>
    <w:p w14:paraId="66A9FA8F" w14:textId="77777777" w:rsidR="004467DB" w:rsidRDefault="006B7135" w:rsidP="00DA1286">
      <w:pPr>
        <w:tabs>
          <w:tab w:val="left" w:pos="3681"/>
        </w:tabs>
        <w:spacing w:after="120" w:line="240" w:lineRule="auto"/>
        <w:jc w:val="both"/>
        <w:rPr>
          <w:rFonts w:ascii="Times New Roman" w:hAnsi="Times New Roman" w:cs="Times New Roman"/>
          <w:lang w:val="es-ES"/>
        </w:rPr>
      </w:pPr>
      <w:r w:rsidRPr="004467DB">
        <w:rPr>
          <w:rFonts w:ascii="Times New Roman" w:hAnsi="Times New Roman" w:cs="Times New Roman"/>
          <w:lang w:val="es-ES"/>
        </w:rPr>
        <w:t>Arakaki, A., y Graña, J. M. (2013) “Múltiples explicaciones, un mismo fenómeno. Hacia una teoría completa de la precariedad laboral”, VIII Jornadas de Jóvenes Investigadores, Buenos Aires, IIGG, FSOC, UBA.</w:t>
      </w:r>
    </w:p>
    <w:p w14:paraId="2C469CB5" w14:textId="2FCDC26A" w:rsidR="006B7135" w:rsidRPr="004467DB" w:rsidRDefault="004467DB" w:rsidP="00DA1286">
      <w:pPr>
        <w:tabs>
          <w:tab w:val="left" w:pos="3681"/>
        </w:tabs>
        <w:spacing w:after="120" w:line="240" w:lineRule="auto"/>
        <w:jc w:val="both"/>
        <w:rPr>
          <w:rFonts w:ascii="Times New Roman" w:hAnsi="Times New Roman" w:cs="Times New Roman"/>
          <w:lang w:val="es-ES"/>
        </w:rPr>
      </w:pPr>
      <w:r w:rsidRPr="004467DB">
        <w:rPr>
          <w:rFonts w:ascii="Times New Roman" w:hAnsi="Times New Roman" w:cs="Times New Roman"/>
          <w:lang w:val="es-ES"/>
        </w:rPr>
        <w:t xml:space="preserve">Beccaria, L., J. Carpio y A. </w:t>
      </w:r>
      <w:proofErr w:type="spellStart"/>
      <w:r w:rsidRPr="004467DB">
        <w:rPr>
          <w:rFonts w:ascii="Times New Roman" w:hAnsi="Times New Roman" w:cs="Times New Roman"/>
          <w:lang w:val="es-ES"/>
        </w:rPr>
        <w:t>Orsatti</w:t>
      </w:r>
      <w:proofErr w:type="spellEnd"/>
      <w:r w:rsidRPr="004467DB">
        <w:rPr>
          <w:rFonts w:ascii="Times New Roman" w:hAnsi="Times New Roman" w:cs="Times New Roman"/>
          <w:lang w:val="es-ES"/>
        </w:rPr>
        <w:t xml:space="preserve"> (2000), “Argentina: informalidad laboral en el nuevo modelo económico”, En J. Carpio, E. Klein y I. </w:t>
      </w:r>
      <w:proofErr w:type="spellStart"/>
      <w:r w:rsidRPr="004467DB">
        <w:rPr>
          <w:rFonts w:ascii="Times New Roman" w:hAnsi="Times New Roman" w:cs="Times New Roman"/>
          <w:lang w:val="es-ES"/>
        </w:rPr>
        <w:t>Novacovsky</w:t>
      </w:r>
      <w:proofErr w:type="spellEnd"/>
      <w:r w:rsidRPr="004467DB">
        <w:rPr>
          <w:rFonts w:ascii="Times New Roman" w:hAnsi="Times New Roman" w:cs="Times New Roman"/>
          <w:lang w:val="es-ES"/>
        </w:rPr>
        <w:t>, Informalidad y exclusión social (pp. 83-110). Buenos Aires: FCE / SIEMPRO / OIT.</w:t>
      </w:r>
    </w:p>
    <w:p w14:paraId="2BF68C45" w14:textId="66C7088C" w:rsidR="006B7135" w:rsidRPr="00C85498" w:rsidRDefault="006B7135" w:rsidP="00DA1286">
      <w:pPr>
        <w:tabs>
          <w:tab w:val="left" w:pos="3681"/>
        </w:tabs>
        <w:spacing w:after="120" w:line="240" w:lineRule="auto"/>
        <w:jc w:val="both"/>
        <w:rPr>
          <w:rFonts w:ascii="Times New Roman" w:hAnsi="Times New Roman" w:cs="Times New Roman"/>
          <w:lang w:val="es-ES"/>
        </w:rPr>
      </w:pPr>
      <w:r w:rsidRPr="00C85498">
        <w:rPr>
          <w:rFonts w:ascii="Times New Roman" w:hAnsi="Times New Roman" w:cs="Times New Roman"/>
          <w:lang w:val="es-ES"/>
        </w:rPr>
        <w:t>Beccaria, L., y Groisman, F. (2008). Informalidad y pobreza en Argentina. Investigación Económica, LXVII</w:t>
      </w:r>
      <w:r w:rsidR="004467DB">
        <w:rPr>
          <w:rFonts w:ascii="Times New Roman" w:hAnsi="Times New Roman" w:cs="Times New Roman"/>
          <w:lang w:val="es-ES"/>
        </w:rPr>
        <w:t xml:space="preserve"> </w:t>
      </w:r>
      <w:r w:rsidRPr="00C85498">
        <w:rPr>
          <w:rFonts w:ascii="Times New Roman" w:hAnsi="Times New Roman" w:cs="Times New Roman"/>
          <w:lang w:val="es-ES"/>
        </w:rPr>
        <w:t>(266), 135-169.</w:t>
      </w:r>
    </w:p>
    <w:p w14:paraId="2C6FF59B"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4467DB">
        <w:rPr>
          <w:rFonts w:ascii="Times New Roman" w:hAnsi="Times New Roman" w:cs="Times New Roman"/>
          <w:lang w:val="es-ES"/>
        </w:rPr>
        <w:t xml:space="preserve">Berlingieri, G., </w:t>
      </w:r>
      <w:proofErr w:type="spellStart"/>
      <w:r w:rsidRPr="004467DB">
        <w:rPr>
          <w:rFonts w:ascii="Times New Roman" w:hAnsi="Times New Roman" w:cs="Times New Roman"/>
          <w:lang w:val="es-ES"/>
        </w:rPr>
        <w:t>Calligaris</w:t>
      </w:r>
      <w:proofErr w:type="spellEnd"/>
      <w:r w:rsidRPr="004467DB">
        <w:rPr>
          <w:rFonts w:ascii="Times New Roman" w:hAnsi="Times New Roman" w:cs="Times New Roman"/>
          <w:lang w:val="es-ES"/>
        </w:rPr>
        <w:t xml:space="preserve">, S., y </w:t>
      </w:r>
      <w:proofErr w:type="spellStart"/>
      <w:r w:rsidRPr="004467DB">
        <w:rPr>
          <w:rFonts w:ascii="Times New Roman" w:hAnsi="Times New Roman" w:cs="Times New Roman"/>
          <w:lang w:val="es-ES"/>
        </w:rPr>
        <w:t>Criscuolo</w:t>
      </w:r>
      <w:proofErr w:type="spellEnd"/>
      <w:r w:rsidRPr="004467DB">
        <w:rPr>
          <w:rFonts w:ascii="Times New Roman" w:hAnsi="Times New Roman" w:cs="Times New Roman"/>
          <w:lang w:val="es-ES"/>
        </w:rPr>
        <w:t xml:space="preserve">, C. (2018). </w:t>
      </w:r>
      <w:r w:rsidRPr="00703417">
        <w:rPr>
          <w:rFonts w:ascii="Times New Roman" w:hAnsi="Times New Roman" w:cs="Times New Roman"/>
          <w:lang w:val="en-US"/>
        </w:rPr>
        <w:t>“The productivity-wage premium: Does size still matter in a service economy</w:t>
      </w:r>
      <w:r w:rsidRPr="00C85498">
        <w:rPr>
          <w:rFonts w:ascii="Times New Roman" w:hAnsi="Times New Roman" w:cs="Times New Roman"/>
          <w:shd w:val="clear" w:color="auto" w:fill="FFFFFF"/>
          <w:lang w:val="en-US"/>
        </w:rPr>
        <w:t>?”, </w:t>
      </w:r>
      <w:r w:rsidRPr="00C85498">
        <w:rPr>
          <w:rFonts w:ascii="Times New Roman" w:hAnsi="Times New Roman" w:cs="Times New Roman"/>
          <w:i/>
          <w:iCs/>
          <w:shd w:val="clear" w:color="auto" w:fill="FFFFFF"/>
          <w:lang w:val="en-US"/>
        </w:rPr>
        <w:t>AEA Papers and Proceedings</w:t>
      </w:r>
      <w:r w:rsidRPr="00C85498">
        <w:rPr>
          <w:rFonts w:ascii="Times New Roman" w:hAnsi="Times New Roman" w:cs="Times New Roman"/>
          <w:shd w:val="clear" w:color="auto" w:fill="FFFFFF"/>
          <w:lang w:val="en-US"/>
        </w:rPr>
        <w:t>, vol. 108, pp. 328-33.</w:t>
      </w:r>
    </w:p>
    <w:p w14:paraId="5E2DFA2C"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Cazón, F.; Graña, J.M.; Kennedy, D.; Kozlowski, D.; y Pacífico, L. (2018a). Contribuciones al debate sobre el rol del salario real en la acumulación de capital en Argentina. Evidencias de la venta de la fuerza de trabajo por debajo de su valor. Ciclos en la Historia, la Economía y la Sociedad, 25(47).</w:t>
      </w:r>
    </w:p>
    <w:p w14:paraId="24E35309"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Cazón, F.; Graña, J.M.; Kozlowski, D y Lastra, F. (2018b), "Hacia un marco general para el análisis de la diferenciación de la fuerza de trabajo argentina", en Kennedy, D. (</w:t>
      </w:r>
      <w:proofErr w:type="spellStart"/>
      <w:r w:rsidRPr="00C85498">
        <w:rPr>
          <w:rFonts w:ascii="Times New Roman" w:hAnsi="Times New Roman" w:cs="Times New Roman"/>
        </w:rPr>
        <w:t>comp.</w:t>
      </w:r>
      <w:proofErr w:type="spellEnd"/>
      <w:r w:rsidRPr="00C85498">
        <w:rPr>
          <w:rFonts w:ascii="Times New Roman" w:hAnsi="Times New Roman" w:cs="Times New Roman"/>
        </w:rPr>
        <w:t>), Debates en torno a las condiciones actuales de reproducción de la fuerza de trabajo argentina en perspectiva histórica, Buenos Aires, FCE-UBA, pp. 101-114.</w:t>
      </w:r>
    </w:p>
    <w:p w14:paraId="3FF54D12"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CEPAL (2010) La hora de la igualdad: brechas por cerrar, caminos por abrir. Naciones Unidas, Santiago de Chile.</w:t>
      </w:r>
    </w:p>
    <w:p w14:paraId="409A8C59"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Cimoli</w:t>
      </w:r>
      <w:proofErr w:type="spellEnd"/>
      <w:r w:rsidRPr="00C85498">
        <w:rPr>
          <w:rFonts w:ascii="Times New Roman" w:hAnsi="Times New Roman" w:cs="Times New Roman"/>
        </w:rPr>
        <w:t xml:space="preserve">, M., </w:t>
      </w:r>
      <w:proofErr w:type="spellStart"/>
      <w:r w:rsidRPr="00C85498">
        <w:rPr>
          <w:rFonts w:ascii="Times New Roman" w:hAnsi="Times New Roman" w:cs="Times New Roman"/>
        </w:rPr>
        <w:t>Porcile</w:t>
      </w:r>
      <w:proofErr w:type="spellEnd"/>
      <w:r w:rsidRPr="00C85498">
        <w:rPr>
          <w:rFonts w:ascii="Times New Roman" w:hAnsi="Times New Roman" w:cs="Times New Roman"/>
        </w:rPr>
        <w:t xml:space="preserve">, G., </w:t>
      </w:r>
      <w:proofErr w:type="spellStart"/>
      <w:r w:rsidRPr="00C85498">
        <w:rPr>
          <w:rFonts w:ascii="Times New Roman" w:hAnsi="Times New Roman" w:cs="Times New Roman"/>
        </w:rPr>
        <w:t>Primi</w:t>
      </w:r>
      <w:proofErr w:type="spellEnd"/>
      <w:r w:rsidRPr="00C85498">
        <w:rPr>
          <w:rFonts w:ascii="Times New Roman" w:hAnsi="Times New Roman" w:cs="Times New Roman"/>
        </w:rPr>
        <w:t xml:space="preserve">, A., Vergara, S., </w:t>
      </w:r>
      <w:proofErr w:type="spellStart"/>
      <w:r w:rsidRPr="00C85498">
        <w:rPr>
          <w:rFonts w:ascii="Times New Roman" w:hAnsi="Times New Roman" w:cs="Times New Roman"/>
        </w:rPr>
        <w:t>Holland</w:t>
      </w:r>
      <w:proofErr w:type="spellEnd"/>
      <w:r w:rsidRPr="00C85498">
        <w:rPr>
          <w:rFonts w:ascii="Times New Roman" w:hAnsi="Times New Roman" w:cs="Times New Roman"/>
        </w:rPr>
        <w:t>, M. y Rocha, F. (2005). Heterogeneidad estructural, asimetrías tecnológicas y crecimiento en América Latina. Santiago de Chile: CEPAL-BID.</w:t>
      </w:r>
    </w:p>
    <w:p w14:paraId="7F11C159"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proofErr w:type="spellStart"/>
      <w:r w:rsidRPr="00C85498">
        <w:rPr>
          <w:rFonts w:ascii="Times New Roman" w:hAnsi="Times New Roman" w:cs="Times New Roman"/>
          <w:lang w:val="en-GB"/>
        </w:rPr>
        <w:t>Filandri</w:t>
      </w:r>
      <w:proofErr w:type="spellEnd"/>
      <w:r w:rsidRPr="00C85498">
        <w:rPr>
          <w:rFonts w:ascii="Times New Roman" w:hAnsi="Times New Roman" w:cs="Times New Roman"/>
          <w:lang w:val="en-GB"/>
        </w:rPr>
        <w:t xml:space="preserve">, M., &amp; </w:t>
      </w:r>
      <w:proofErr w:type="spellStart"/>
      <w:r w:rsidRPr="00C85498">
        <w:rPr>
          <w:rFonts w:ascii="Times New Roman" w:hAnsi="Times New Roman" w:cs="Times New Roman"/>
          <w:lang w:val="en-GB"/>
        </w:rPr>
        <w:t>Struffolino</w:t>
      </w:r>
      <w:proofErr w:type="spellEnd"/>
      <w:r w:rsidRPr="00C85498">
        <w:rPr>
          <w:rFonts w:ascii="Times New Roman" w:hAnsi="Times New Roman" w:cs="Times New Roman"/>
          <w:lang w:val="en-GB"/>
        </w:rPr>
        <w:t xml:space="preserve">, E. (2019). Individual and household in-work poverty in Europe: Understanding the role of </w:t>
      </w:r>
      <w:proofErr w:type="spellStart"/>
      <w:r w:rsidRPr="00C85498">
        <w:rPr>
          <w:rFonts w:ascii="Times New Roman" w:hAnsi="Times New Roman" w:cs="Times New Roman"/>
          <w:lang w:val="en-GB"/>
        </w:rPr>
        <w:t>labor</w:t>
      </w:r>
      <w:proofErr w:type="spellEnd"/>
      <w:r w:rsidRPr="00C85498">
        <w:rPr>
          <w:rFonts w:ascii="Times New Roman" w:hAnsi="Times New Roman" w:cs="Times New Roman"/>
          <w:lang w:val="en-GB"/>
        </w:rPr>
        <w:t xml:space="preserve"> market characteristics. European Societies, 21(1), 130-157. https://doi.org/10.1080/14616696.2018.1536800</w:t>
      </w:r>
    </w:p>
    <w:p w14:paraId="67337734" w14:textId="2448BF0A"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US"/>
        </w:rPr>
        <w:t>Flood, S.</w:t>
      </w:r>
      <w:r w:rsidR="003415B3">
        <w:rPr>
          <w:rFonts w:ascii="Times New Roman" w:hAnsi="Times New Roman" w:cs="Times New Roman"/>
          <w:lang w:val="en-US"/>
        </w:rPr>
        <w:t xml:space="preserve">, </w:t>
      </w:r>
      <w:r w:rsidRPr="00C85498">
        <w:rPr>
          <w:rFonts w:ascii="Times New Roman" w:hAnsi="Times New Roman" w:cs="Times New Roman"/>
          <w:lang w:val="en-US"/>
        </w:rPr>
        <w:t>King,</w:t>
      </w:r>
      <w:r w:rsidR="003415B3">
        <w:rPr>
          <w:rFonts w:ascii="Times New Roman" w:hAnsi="Times New Roman" w:cs="Times New Roman"/>
          <w:lang w:val="en-US"/>
        </w:rPr>
        <w:t xml:space="preserve"> M.,</w:t>
      </w:r>
      <w:r w:rsidRPr="00C85498">
        <w:rPr>
          <w:rFonts w:ascii="Times New Roman" w:hAnsi="Times New Roman" w:cs="Times New Roman"/>
          <w:lang w:val="en-US"/>
        </w:rPr>
        <w:t xml:space="preserve"> Rodgers,</w:t>
      </w:r>
      <w:r w:rsidR="003415B3">
        <w:rPr>
          <w:rFonts w:ascii="Times New Roman" w:hAnsi="Times New Roman" w:cs="Times New Roman"/>
          <w:lang w:val="en-US"/>
        </w:rPr>
        <w:t xml:space="preserve"> R.,</w:t>
      </w:r>
      <w:r w:rsidRPr="00C85498">
        <w:rPr>
          <w:rFonts w:ascii="Times New Roman" w:hAnsi="Times New Roman" w:cs="Times New Roman"/>
          <w:lang w:val="en-US"/>
        </w:rPr>
        <w:t xml:space="preserve"> Ruggles</w:t>
      </w:r>
      <w:r w:rsidR="003415B3">
        <w:rPr>
          <w:rFonts w:ascii="Times New Roman" w:hAnsi="Times New Roman" w:cs="Times New Roman"/>
          <w:lang w:val="en-US"/>
        </w:rPr>
        <w:t xml:space="preserve">, </w:t>
      </w:r>
      <w:r w:rsidR="003415B3" w:rsidRPr="00C85498">
        <w:rPr>
          <w:rFonts w:ascii="Times New Roman" w:hAnsi="Times New Roman" w:cs="Times New Roman"/>
          <w:lang w:val="en-US"/>
        </w:rPr>
        <w:t>S</w:t>
      </w:r>
      <w:r w:rsidR="003415B3">
        <w:rPr>
          <w:rFonts w:ascii="Times New Roman" w:hAnsi="Times New Roman" w:cs="Times New Roman"/>
          <w:lang w:val="en-US"/>
        </w:rPr>
        <w:t>.</w:t>
      </w:r>
      <w:r w:rsidRPr="00C85498">
        <w:rPr>
          <w:rFonts w:ascii="Times New Roman" w:hAnsi="Times New Roman" w:cs="Times New Roman"/>
          <w:lang w:val="en-US"/>
        </w:rPr>
        <w:t xml:space="preserve"> </w:t>
      </w:r>
      <w:r w:rsidR="003415B3">
        <w:rPr>
          <w:rFonts w:ascii="Times New Roman" w:hAnsi="Times New Roman" w:cs="Times New Roman"/>
          <w:lang w:val="en-US"/>
        </w:rPr>
        <w:t xml:space="preserve">&amp; </w:t>
      </w:r>
      <w:r w:rsidRPr="00C85498">
        <w:rPr>
          <w:rFonts w:ascii="Times New Roman" w:hAnsi="Times New Roman" w:cs="Times New Roman"/>
          <w:lang w:val="en-US"/>
        </w:rPr>
        <w:t>Warren</w:t>
      </w:r>
      <w:r w:rsidR="003415B3">
        <w:rPr>
          <w:rFonts w:ascii="Times New Roman" w:hAnsi="Times New Roman" w:cs="Times New Roman"/>
          <w:lang w:val="en-US"/>
        </w:rPr>
        <w:t xml:space="preserve">, </w:t>
      </w:r>
      <w:r w:rsidR="003415B3" w:rsidRPr="00C85498">
        <w:rPr>
          <w:rFonts w:ascii="Times New Roman" w:hAnsi="Times New Roman" w:cs="Times New Roman"/>
          <w:lang w:val="en-US"/>
        </w:rPr>
        <w:t>J. R</w:t>
      </w:r>
      <w:r w:rsidRPr="00C85498">
        <w:rPr>
          <w:rFonts w:ascii="Times New Roman" w:hAnsi="Times New Roman" w:cs="Times New Roman"/>
          <w:lang w:val="en-US"/>
        </w:rPr>
        <w:t>.</w:t>
      </w:r>
      <w:r w:rsidR="006B505E">
        <w:rPr>
          <w:rFonts w:ascii="Times New Roman" w:hAnsi="Times New Roman" w:cs="Times New Roman"/>
          <w:lang w:val="en-US"/>
        </w:rPr>
        <w:t xml:space="preserve"> (2020).</w:t>
      </w:r>
      <w:r w:rsidRPr="00C85498">
        <w:rPr>
          <w:rFonts w:ascii="Times New Roman" w:hAnsi="Times New Roman" w:cs="Times New Roman"/>
          <w:lang w:val="en-US"/>
        </w:rPr>
        <w:t xml:space="preserve"> Integrated Public Use Microdata Series, Current Population Survey: Version 7.0 [dataset]. </w:t>
      </w:r>
      <w:r w:rsidRPr="00C85498">
        <w:rPr>
          <w:rFonts w:ascii="Times New Roman" w:hAnsi="Times New Roman" w:cs="Times New Roman"/>
          <w:lang w:val="en-GB"/>
        </w:rPr>
        <w:t xml:space="preserve">Minneapolis, MN: IPUMS, 2020. </w:t>
      </w:r>
    </w:p>
    <w:p w14:paraId="3C70FA1B"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lang w:val="en-GB"/>
        </w:rPr>
        <w:lastRenderedPageBreak/>
        <w:t xml:space="preserve">Freeman, R. B., &amp; </w:t>
      </w:r>
      <w:proofErr w:type="spellStart"/>
      <w:r w:rsidRPr="00C85498">
        <w:rPr>
          <w:rFonts w:ascii="Times New Roman" w:hAnsi="Times New Roman" w:cs="Times New Roman"/>
          <w:lang w:val="en-GB"/>
        </w:rPr>
        <w:t>Oostendorp</w:t>
      </w:r>
      <w:proofErr w:type="spellEnd"/>
      <w:r w:rsidRPr="00C85498">
        <w:rPr>
          <w:rFonts w:ascii="Times New Roman" w:hAnsi="Times New Roman" w:cs="Times New Roman"/>
          <w:lang w:val="en-GB"/>
        </w:rPr>
        <w:t xml:space="preserve">, R. (2000). Wages around the world: pay across occupations and countries (No. w8058). </w:t>
      </w:r>
      <w:proofErr w:type="spellStart"/>
      <w:r w:rsidRPr="00C85498">
        <w:rPr>
          <w:rFonts w:ascii="Times New Roman" w:hAnsi="Times New Roman" w:cs="Times New Roman"/>
        </w:rPr>
        <w:t>National</w:t>
      </w:r>
      <w:proofErr w:type="spellEnd"/>
      <w:r w:rsidRPr="00C85498">
        <w:rPr>
          <w:rFonts w:ascii="Times New Roman" w:hAnsi="Times New Roman" w:cs="Times New Roman"/>
        </w:rPr>
        <w:t xml:space="preserve"> Bureau </w:t>
      </w:r>
      <w:proofErr w:type="spellStart"/>
      <w:r w:rsidRPr="00C85498">
        <w:rPr>
          <w:rFonts w:ascii="Times New Roman" w:hAnsi="Times New Roman" w:cs="Times New Roman"/>
        </w:rPr>
        <w:t>of</w:t>
      </w:r>
      <w:proofErr w:type="spellEnd"/>
      <w:r w:rsidRPr="00C85498">
        <w:rPr>
          <w:rFonts w:ascii="Times New Roman" w:hAnsi="Times New Roman" w:cs="Times New Roman"/>
        </w:rPr>
        <w:t xml:space="preserve"> Economic </w:t>
      </w:r>
      <w:proofErr w:type="spellStart"/>
      <w:r w:rsidRPr="00C85498">
        <w:rPr>
          <w:rFonts w:ascii="Times New Roman" w:hAnsi="Times New Roman" w:cs="Times New Roman"/>
        </w:rPr>
        <w:t>Research</w:t>
      </w:r>
      <w:proofErr w:type="spellEnd"/>
      <w:r w:rsidRPr="00C85498">
        <w:rPr>
          <w:rFonts w:ascii="Times New Roman" w:hAnsi="Times New Roman" w:cs="Times New Roman"/>
        </w:rPr>
        <w:t>.</w:t>
      </w:r>
    </w:p>
    <w:p w14:paraId="5537AD15"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Graña, J. M. (2013a). </w:t>
      </w:r>
      <w:r w:rsidRPr="00C85498">
        <w:rPr>
          <w:rFonts w:ascii="Times New Roman" w:hAnsi="Times New Roman" w:cs="Times New Roman"/>
          <w:i/>
          <w:iCs/>
        </w:rPr>
        <w:t>Las condiciones productivas de las empresas como causa de la evolución de las condiciones de empleo</w:t>
      </w:r>
      <w:r w:rsidRPr="00C85498">
        <w:rPr>
          <w:rFonts w:ascii="Times New Roman" w:hAnsi="Times New Roman" w:cs="Times New Roman"/>
        </w:rPr>
        <w:t>, Tesis de doctorado, Facultad de Ciencias Económicas UBA, Buenos Aires.</w:t>
      </w:r>
    </w:p>
    <w:p w14:paraId="53F7DF36"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Graña, J. M. (2013b) “Potencialidades y límites de la Industrialización Sustitutiva argentina (1935-1975). Análisis desde una perspectiva actual y mundial”, Revista Ensayos de Economía, </w:t>
      </w:r>
      <w:proofErr w:type="spellStart"/>
      <w:r w:rsidRPr="00C85498">
        <w:rPr>
          <w:rFonts w:ascii="Times New Roman" w:hAnsi="Times New Roman" w:cs="Times New Roman"/>
        </w:rPr>
        <w:t>Nº</w:t>
      </w:r>
      <w:proofErr w:type="spellEnd"/>
      <w:r w:rsidRPr="00C85498">
        <w:rPr>
          <w:rFonts w:ascii="Times New Roman" w:hAnsi="Times New Roman" w:cs="Times New Roman"/>
        </w:rPr>
        <w:t xml:space="preserve"> 43, Departamento de Economía, Universidad Nacional de Colombia – Sede Medellín, Medellín (ISSN 0121-117X).</w:t>
      </w:r>
    </w:p>
    <w:p w14:paraId="673AF9A0" w14:textId="77777777" w:rsidR="006B7135" w:rsidRPr="00C85498" w:rsidRDefault="006B7135" w:rsidP="00DA1286">
      <w:pPr>
        <w:tabs>
          <w:tab w:val="left" w:pos="3681"/>
        </w:tabs>
        <w:spacing w:after="120" w:line="240" w:lineRule="auto"/>
        <w:jc w:val="both"/>
        <w:rPr>
          <w:rFonts w:ascii="Times New Roman" w:hAnsi="Times New Roman" w:cs="Times New Roman"/>
          <w:shd w:val="clear" w:color="auto" w:fill="FFFFFF"/>
        </w:rPr>
      </w:pPr>
      <w:r w:rsidRPr="00C85498">
        <w:rPr>
          <w:rFonts w:ascii="Times New Roman" w:hAnsi="Times New Roman" w:cs="Times New Roman"/>
          <w:shd w:val="clear" w:color="auto" w:fill="FFFFFF"/>
        </w:rPr>
        <w:t xml:space="preserve">Graña, J. M. (2014). El proceso de </w:t>
      </w:r>
      <w:proofErr w:type="spellStart"/>
      <w:r w:rsidRPr="00C85498">
        <w:rPr>
          <w:rFonts w:ascii="Times New Roman" w:hAnsi="Times New Roman" w:cs="Times New Roman"/>
          <w:shd w:val="clear" w:color="auto" w:fill="FFFFFF"/>
        </w:rPr>
        <w:t>heterogeneización</w:t>
      </w:r>
      <w:proofErr w:type="spellEnd"/>
      <w:r w:rsidRPr="00C85498">
        <w:rPr>
          <w:rFonts w:ascii="Times New Roman" w:hAnsi="Times New Roman" w:cs="Times New Roman"/>
          <w:shd w:val="clear" w:color="auto" w:fill="FFFFFF"/>
        </w:rPr>
        <w:t xml:space="preserve"> y segmentación laboral como resultado del rezago productivo. </w:t>
      </w:r>
      <w:r w:rsidRPr="00C85498">
        <w:rPr>
          <w:rFonts w:ascii="Times New Roman" w:hAnsi="Times New Roman" w:cs="Times New Roman"/>
          <w:i/>
          <w:iCs/>
          <w:shd w:val="clear" w:color="auto" w:fill="FFFFFF"/>
        </w:rPr>
        <w:t>Razón y Revolución</w:t>
      </w:r>
      <w:r w:rsidRPr="00C85498">
        <w:rPr>
          <w:rFonts w:ascii="Times New Roman" w:hAnsi="Times New Roman" w:cs="Times New Roman"/>
          <w:shd w:val="clear" w:color="auto" w:fill="FFFFFF"/>
        </w:rPr>
        <w:t xml:space="preserve"> (26).</w:t>
      </w:r>
    </w:p>
    <w:p w14:paraId="5C875540"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C85498">
        <w:rPr>
          <w:rFonts w:ascii="Times New Roman" w:hAnsi="Times New Roman" w:cs="Times New Roman"/>
        </w:rPr>
        <w:t xml:space="preserve">Graña, J. M. (2015). “Hacia una teoría unificada de la precariedad laboral”, 12º Congreso Nacional de Estudios del Trabajo, Asociación Argentina de Especialistas en Estudios del Trabajo. </w:t>
      </w:r>
      <w:r w:rsidRPr="00C85498">
        <w:rPr>
          <w:rFonts w:ascii="Times New Roman" w:hAnsi="Times New Roman" w:cs="Times New Roman"/>
          <w:lang w:val="en-US"/>
        </w:rPr>
        <w:t>Buenos Aires.</w:t>
      </w:r>
    </w:p>
    <w:p w14:paraId="4EDE6831"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C85498">
        <w:rPr>
          <w:rFonts w:ascii="Times New Roman" w:hAnsi="Times New Roman" w:cs="Times New Roman"/>
          <w:lang w:val="en-US"/>
        </w:rPr>
        <w:t xml:space="preserve">Green, A. E. y </w:t>
      </w:r>
      <w:proofErr w:type="spellStart"/>
      <w:r w:rsidRPr="00C85498">
        <w:rPr>
          <w:rFonts w:ascii="Times New Roman" w:hAnsi="Times New Roman" w:cs="Times New Roman"/>
          <w:lang w:val="en-US"/>
        </w:rPr>
        <w:t>Livanos</w:t>
      </w:r>
      <w:proofErr w:type="spellEnd"/>
      <w:r w:rsidRPr="00C85498">
        <w:rPr>
          <w:rFonts w:ascii="Times New Roman" w:hAnsi="Times New Roman" w:cs="Times New Roman"/>
          <w:lang w:val="en-US"/>
        </w:rPr>
        <w:t xml:space="preserve">, I. (2015). Involuntary non-standard employment and the economic crisis: regional insights from the UK. </w:t>
      </w:r>
      <w:r w:rsidRPr="00C85498">
        <w:rPr>
          <w:rFonts w:ascii="Times New Roman" w:hAnsi="Times New Roman" w:cs="Times New Roman"/>
          <w:i/>
          <w:iCs/>
          <w:lang w:val="en-US"/>
        </w:rPr>
        <w:t>Regional Studies</w:t>
      </w:r>
      <w:r w:rsidRPr="00C85498">
        <w:rPr>
          <w:rFonts w:ascii="Times New Roman" w:hAnsi="Times New Roman" w:cs="Times New Roman"/>
          <w:lang w:val="en-US"/>
        </w:rPr>
        <w:t xml:space="preserve">, </w:t>
      </w:r>
      <w:r w:rsidRPr="00C85498">
        <w:rPr>
          <w:rFonts w:ascii="Times New Roman" w:hAnsi="Times New Roman" w:cs="Times New Roman"/>
          <w:i/>
          <w:iCs/>
          <w:lang w:val="en-US"/>
        </w:rPr>
        <w:t>49</w:t>
      </w:r>
      <w:r w:rsidRPr="00C85498">
        <w:rPr>
          <w:rFonts w:ascii="Times New Roman" w:hAnsi="Times New Roman" w:cs="Times New Roman"/>
          <w:lang w:val="en-US"/>
        </w:rPr>
        <w:t>(7), 1223-1235.</w:t>
      </w:r>
    </w:p>
    <w:p w14:paraId="455007E0"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proofErr w:type="spellStart"/>
      <w:r w:rsidRPr="00C85498">
        <w:rPr>
          <w:rFonts w:ascii="Times New Roman" w:hAnsi="Times New Roman" w:cs="Times New Roman"/>
          <w:lang w:val="en-GB"/>
        </w:rPr>
        <w:t>Horemans</w:t>
      </w:r>
      <w:proofErr w:type="spellEnd"/>
      <w:r w:rsidRPr="00C85498">
        <w:rPr>
          <w:rFonts w:ascii="Times New Roman" w:hAnsi="Times New Roman" w:cs="Times New Roman"/>
          <w:lang w:val="en-GB"/>
        </w:rPr>
        <w:t xml:space="preserve">, J., Marx, I., &amp; Nolan, B. (2016). Hanging in, but only just: Part-time employment and in-work poverty throughout the crisis. IZA Journal of European </w:t>
      </w:r>
      <w:proofErr w:type="spellStart"/>
      <w:r w:rsidRPr="00C85498">
        <w:rPr>
          <w:rFonts w:ascii="Times New Roman" w:hAnsi="Times New Roman" w:cs="Times New Roman"/>
          <w:lang w:val="en-GB"/>
        </w:rPr>
        <w:t>Labor</w:t>
      </w:r>
      <w:proofErr w:type="spellEnd"/>
      <w:r w:rsidRPr="00C85498">
        <w:rPr>
          <w:rFonts w:ascii="Times New Roman" w:hAnsi="Times New Roman" w:cs="Times New Roman"/>
          <w:lang w:val="en-GB"/>
        </w:rPr>
        <w:t xml:space="preserve"> Studies, 5(1), 5. https://doi.org/10.1186/s40174-016-0053-6</w:t>
      </w:r>
    </w:p>
    <w:p w14:paraId="2A4B01AE"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Howell, D. y A. </w:t>
      </w:r>
      <w:proofErr w:type="spellStart"/>
      <w:r w:rsidRPr="00C85498">
        <w:rPr>
          <w:rFonts w:ascii="Times New Roman" w:hAnsi="Times New Roman" w:cs="Times New Roman"/>
          <w:lang w:val="en-GB"/>
        </w:rPr>
        <w:t>Kalleberg</w:t>
      </w:r>
      <w:proofErr w:type="spellEnd"/>
      <w:r w:rsidRPr="00C85498">
        <w:rPr>
          <w:rFonts w:ascii="Times New Roman" w:hAnsi="Times New Roman" w:cs="Times New Roman"/>
          <w:lang w:val="en-GB"/>
        </w:rPr>
        <w:t>. (2019). Declining Job Quality in the United States: Explanations and Evidence. RSF: The Russell Sage Foundation Journal of the Social Sciences, 5(4), 1. https://doi.org/10.7758/rsf.2019.5.4.01</w:t>
      </w:r>
    </w:p>
    <w:p w14:paraId="1A8C39DE" w14:textId="77777777" w:rsidR="006B7135" w:rsidRPr="00C85498" w:rsidRDefault="006B7135" w:rsidP="00DA1286">
      <w:pPr>
        <w:tabs>
          <w:tab w:val="left" w:pos="3681"/>
        </w:tabs>
        <w:spacing w:after="120" w:line="240" w:lineRule="auto"/>
        <w:jc w:val="both"/>
        <w:rPr>
          <w:rFonts w:ascii="Times New Roman" w:hAnsi="Times New Roman" w:cs="Times New Roman"/>
          <w:lang w:val="es-ES"/>
        </w:rPr>
      </w:pPr>
      <w:r w:rsidRPr="00C85498">
        <w:rPr>
          <w:rFonts w:ascii="Times New Roman" w:hAnsi="Times New Roman" w:cs="Times New Roman"/>
          <w:lang w:val="es-ES"/>
        </w:rPr>
        <w:t xml:space="preserve">Iñigo Carrera, J. (2008). </w:t>
      </w:r>
      <w:r w:rsidRPr="00C85498">
        <w:rPr>
          <w:rFonts w:ascii="Times New Roman" w:hAnsi="Times New Roman" w:cs="Times New Roman"/>
          <w:i/>
          <w:iCs/>
          <w:lang w:val="es-ES"/>
        </w:rPr>
        <w:t>El capital: razón histórica, sujeto revolucionario y conciencia</w:t>
      </w:r>
      <w:r w:rsidRPr="00C85498">
        <w:rPr>
          <w:rFonts w:ascii="Times New Roman" w:hAnsi="Times New Roman" w:cs="Times New Roman"/>
          <w:lang w:val="es-ES"/>
        </w:rPr>
        <w:t>, Imago Mundi, Buenos Aires.</w:t>
      </w:r>
    </w:p>
    <w:p w14:paraId="1094C255"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lang w:val="en-GB"/>
        </w:rPr>
        <w:t xml:space="preserve">Katz, L. F. &amp; Krueger, A. B. (2016). The rise and nature of alternative work arrangements in the United States, 1995-2015 (No. w22667). </w:t>
      </w:r>
      <w:proofErr w:type="spellStart"/>
      <w:r w:rsidRPr="00C85498">
        <w:rPr>
          <w:rFonts w:ascii="Times New Roman" w:hAnsi="Times New Roman" w:cs="Times New Roman"/>
        </w:rPr>
        <w:t>National</w:t>
      </w:r>
      <w:proofErr w:type="spellEnd"/>
      <w:r w:rsidRPr="00C85498">
        <w:rPr>
          <w:rFonts w:ascii="Times New Roman" w:hAnsi="Times New Roman" w:cs="Times New Roman"/>
        </w:rPr>
        <w:t xml:space="preserve"> Bureau </w:t>
      </w:r>
      <w:proofErr w:type="spellStart"/>
      <w:r w:rsidRPr="00C85498">
        <w:rPr>
          <w:rFonts w:ascii="Times New Roman" w:hAnsi="Times New Roman" w:cs="Times New Roman"/>
        </w:rPr>
        <w:t>of</w:t>
      </w:r>
      <w:proofErr w:type="spellEnd"/>
      <w:r w:rsidRPr="00C85498">
        <w:rPr>
          <w:rFonts w:ascii="Times New Roman" w:hAnsi="Times New Roman" w:cs="Times New Roman"/>
        </w:rPr>
        <w:t xml:space="preserve"> Economic </w:t>
      </w:r>
      <w:proofErr w:type="spellStart"/>
      <w:r w:rsidRPr="00C85498">
        <w:rPr>
          <w:rFonts w:ascii="Times New Roman" w:hAnsi="Times New Roman" w:cs="Times New Roman"/>
        </w:rPr>
        <w:t>Research</w:t>
      </w:r>
      <w:proofErr w:type="spellEnd"/>
      <w:r w:rsidRPr="00C85498">
        <w:rPr>
          <w:rFonts w:ascii="Times New Roman" w:hAnsi="Times New Roman" w:cs="Times New Roman"/>
        </w:rPr>
        <w:t>.</w:t>
      </w:r>
    </w:p>
    <w:p w14:paraId="51182A0E"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Kozlowski, D. (2015). </w:t>
      </w:r>
      <w:r w:rsidRPr="00C85498">
        <w:rPr>
          <w:rFonts w:ascii="Times New Roman" w:hAnsi="Times New Roman" w:cs="Times New Roman"/>
          <w:i/>
          <w:iCs/>
        </w:rPr>
        <w:t>Salarios y empleo según la clasificación ocupacional. Argentina, Estados Unidos y Europa 2003-2013. Metodología de estimación y análisis de la información</w:t>
      </w:r>
      <w:r w:rsidRPr="00C85498">
        <w:rPr>
          <w:rFonts w:ascii="Times New Roman" w:hAnsi="Times New Roman" w:cs="Times New Roman"/>
        </w:rPr>
        <w:t xml:space="preserve">. Documentos de Trabajo </w:t>
      </w:r>
      <w:proofErr w:type="spellStart"/>
      <w:r w:rsidRPr="00C85498">
        <w:rPr>
          <w:rFonts w:ascii="Times New Roman" w:hAnsi="Times New Roman" w:cs="Times New Roman"/>
        </w:rPr>
        <w:t>N°</w:t>
      </w:r>
      <w:proofErr w:type="spellEnd"/>
      <w:r w:rsidRPr="00C85498">
        <w:rPr>
          <w:rFonts w:ascii="Times New Roman" w:hAnsi="Times New Roman" w:cs="Times New Roman"/>
        </w:rPr>
        <w:t xml:space="preserve"> 19, Centro de Estudios sobre Empleo, Población y Desarrollo, Universidad de Buenos Aires. </w:t>
      </w:r>
    </w:p>
    <w:p w14:paraId="2712469C" w14:textId="77777777" w:rsidR="006B7135" w:rsidRPr="00C85498" w:rsidRDefault="006B7135" w:rsidP="00DA1286">
      <w:pPr>
        <w:tabs>
          <w:tab w:val="left" w:pos="3681"/>
        </w:tabs>
        <w:spacing w:after="120" w:line="240" w:lineRule="auto"/>
        <w:jc w:val="both"/>
        <w:rPr>
          <w:rFonts w:ascii="Times New Roman" w:hAnsi="Times New Roman" w:cs="Times New Roman"/>
          <w:bCs/>
          <w:iCs/>
        </w:rPr>
      </w:pPr>
      <w:r w:rsidRPr="00C85498">
        <w:rPr>
          <w:rFonts w:ascii="Times New Roman" w:hAnsi="Times New Roman" w:cs="Times New Roman"/>
          <w:bCs/>
          <w:iCs/>
        </w:rPr>
        <w:t>Lastra, F. (2019). “La diferenciación de la fuerza de trabajo en América Latina y su expresión en Argentina (1945-2015)” (Tesis doctoral), Facultad de Cs. Sociales, Universidad de Buenos Aires, Buenos Aires.</w:t>
      </w:r>
    </w:p>
    <w:p w14:paraId="032B9B41"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Lindenboim</w:t>
      </w:r>
      <w:proofErr w:type="spellEnd"/>
      <w:r w:rsidRPr="00C85498">
        <w:rPr>
          <w:rFonts w:ascii="Times New Roman" w:hAnsi="Times New Roman" w:cs="Times New Roman"/>
        </w:rPr>
        <w:t>, J. (</w:t>
      </w:r>
      <w:proofErr w:type="spellStart"/>
      <w:r w:rsidRPr="00C85498">
        <w:rPr>
          <w:rFonts w:ascii="Times New Roman" w:hAnsi="Times New Roman" w:cs="Times New Roman"/>
        </w:rPr>
        <w:t>comp</w:t>
      </w:r>
      <w:proofErr w:type="spellEnd"/>
      <w:r w:rsidRPr="00C85498">
        <w:rPr>
          <w:rFonts w:ascii="Times New Roman" w:hAnsi="Times New Roman" w:cs="Times New Roman"/>
        </w:rPr>
        <w:t>) (2008), Trabajo, ingresos y políticas en Argentina: contribuciones para pensar el Siglo XXI, Buenos Aires, Eudeba.</w:t>
      </w:r>
    </w:p>
    <w:p w14:paraId="3AEFB227"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Marx, K. (1995), El Capital. Crítica de la Economía Política. Tomo I, México D.F., Fondo de Cultura Económica (1867).</w:t>
      </w:r>
    </w:p>
    <w:p w14:paraId="18925C16"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Paz, J. (2013). Segmentación del mercado de trabajo en la Argentina. Desarrollo y </w:t>
      </w:r>
      <w:proofErr w:type="gramStart"/>
      <w:r w:rsidRPr="00C85498">
        <w:rPr>
          <w:rFonts w:ascii="Times New Roman" w:hAnsi="Times New Roman" w:cs="Times New Roman"/>
        </w:rPr>
        <w:t>Sociedad(</w:t>
      </w:r>
      <w:proofErr w:type="gramEnd"/>
      <w:r w:rsidRPr="00C85498">
        <w:rPr>
          <w:rFonts w:ascii="Times New Roman" w:hAnsi="Times New Roman" w:cs="Times New Roman"/>
        </w:rPr>
        <w:t>72), 105-156.</w:t>
      </w:r>
    </w:p>
    <w:p w14:paraId="4FC5E675" w14:textId="3C3B40BB" w:rsidR="00F903B1" w:rsidRDefault="00F903B1" w:rsidP="00DA1286">
      <w:pPr>
        <w:tabs>
          <w:tab w:val="left" w:pos="3681"/>
        </w:tabs>
        <w:spacing w:after="120" w:line="240" w:lineRule="auto"/>
        <w:jc w:val="both"/>
        <w:rPr>
          <w:rFonts w:ascii="Times New Roman" w:hAnsi="Times New Roman" w:cs="Times New Roman"/>
        </w:rPr>
      </w:pPr>
      <w:bookmarkStart w:id="220" w:name="_Hlk513025133"/>
      <w:r w:rsidRPr="00F903B1">
        <w:rPr>
          <w:rFonts w:ascii="Times New Roman" w:hAnsi="Times New Roman" w:cs="Times New Roman"/>
        </w:rPr>
        <w:t>Pérez, P</w:t>
      </w:r>
      <w:r>
        <w:rPr>
          <w:rFonts w:ascii="Times New Roman" w:hAnsi="Times New Roman" w:cs="Times New Roman"/>
        </w:rPr>
        <w:t>.</w:t>
      </w:r>
      <w:r w:rsidRPr="00F903B1">
        <w:rPr>
          <w:rFonts w:ascii="Times New Roman" w:hAnsi="Times New Roman" w:cs="Times New Roman"/>
        </w:rPr>
        <w:t>, P</w:t>
      </w:r>
      <w:r>
        <w:rPr>
          <w:rFonts w:ascii="Times New Roman" w:hAnsi="Times New Roman" w:cs="Times New Roman"/>
        </w:rPr>
        <w:t>.</w:t>
      </w:r>
      <w:r w:rsidRPr="00F903B1">
        <w:rPr>
          <w:rFonts w:ascii="Times New Roman" w:hAnsi="Times New Roman" w:cs="Times New Roman"/>
        </w:rPr>
        <w:t xml:space="preserve"> Chena, </w:t>
      </w:r>
      <w:r>
        <w:rPr>
          <w:rFonts w:ascii="Times New Roman" w:hAnsi="Times New Roman" w:cs="Times New Roman"/>
        </w:rPr>
        <w:t>y</w:t>
      </w:r>
      <w:r w:rsidRPr="00F903B1">
        <w:rPr>
          <w:rFonts w:ascii="Times New Roman" w:hAnsi="Times New Roman" w:cs="Times New Roman"/>
        </w:rPr>
        <w:t xml:space="preserve"> F</w:t>
      </w:r>
      <w:r>
        <w:rPr>
          <w:rFonts w:ascii="Times New Roman" w:hAnsi="Times New Roman" w:cs="Times New Roman"/>
        </w:rPr>
        <w:t>.</w:t>
      </w:r>
      <w:r w:rsidRPr="00F903B1">
        <w:rPr>
          <w:rFonts w:ascii="Times New Roman" w:hAnsi="Times New Roman" w:cs="Times New Roman"/>
        </w:rPr>
        <w:t xml:space="preserve"> Barrera. </w:t>
      </w:r>
      <w:r>
        <w:rPr>
          <w:rFonts w:ascii="Times New Roman" w:hAnsi="Times New Roman" w:cs="Times New Roman"/>
        </w:rPr>
        <w:t xml:space="preserve">(2010) </w:t>
      </w:r>
      <w:r w:rsidRPr="00F903B1">
        <w:rPr>
          <w:rFonts w:ascii="Times New Roman" w:hAnsi="Times New Roman" w:cs="Times New Roman"/>
        </w:rPr>
        <w:t>"La informalidad como estrategia del capital. Una aproximación macro, inter e intra sectorial." La corrosión del trabajo. Estudios sobre informalidad y precariedad laboral: 171-202.</w:t>
      </w:r>
    </w:p>
    <w:p w14:paraId="41E38146" w14:textId="77777777" w:rsidR="006B7135" w:rsidRPr="00C85498" w:rsidRDefault="006B7135" w:rsidP="00DA1286">
      <w:pPr>
        <w:tabs>
          <w:tab w:val="left" w:pos="3681"/>
        </w:tabs>
        <w:spacing w:after="120" w:line="240" w:lineRule="auto"/>
        <w:jc w:val="both"/>
        <w:rPr>
          <w:rFonts w:ascii="Times New Roman" w:hAnsi="Times New Roman" w:cs="Times New Roman"/>
        </w:rPr>
      </w:pPr>
      <w:proofErr w:type="spellStart"/>
      <w:r w:rsidRPr="00C85498">
        <w:rPr>
          <w:rFonts w:ascii="Times New Roman" w:hAnsi="Times New Roman" w:cs="Times New Roman"/>
        </w:rPr>
        <w:t>Pok</w:t>
      </w:r>
      <w:proofErr w:type="spellEnd"/>
      <w:r w:rsidRPr="00C85498">
        <w:rPr>
          <w:rFonts w:ascii="Times New Roman" w:hAnsi="Times New Roman" w:cs="Times New Roman"/>
        </w:rPr>
        <w:t>, C., &amp; Lorenzetti, A. (2007). El abordaje conceptual-metodológico de la informalidad. </w:t>
      </w:r>
      <w:proofErr w:type="spellStart"/>
      <w:r w:rsidRPr="00C85498">
        <w:rPr>
          <w:rFonts w:ascii="Times New Roman" w:hAnsi="Times New Roman" w:cs="Times New Roman"/>
          <w:i/>
          <w:iCs/>
        </w:rPr>
        <w:t>Lavboratorio</w:t>
      </w:r>
      <w:proofErr w:type="spellEnd"/>
      <w:r w:rsidRPr="00C85498">
        <w:rPr>
          <w:rFonts w:ascii="Times New Roman" w:hAnsi="Times New Roman" w:cs="Times New Roman"/>
          <w:i/>
          <w:iCs/>
        </w:rPr>
        <w:t>: revista de estudios sobre cambio estructural y desigualdad social</w:t>
      </w:r>
      <w:r w:rsidRPr="00C85498">
        <w:rPr>
          <w:rFonts w:ascii="Times New Roman" w:hAnsi="Times New Roman" w:cs="Times New Roman"/>
        </w:rPr>
        <w:t>, (20), 5-15.</w:t>
      </w:r>
    </w:p>
    <w:p w14:paraId="4FE326A2"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Portes, A. y </w:t>
      </w:r>
      <w:proofErr w:type="spellStart"/>
      <w:r w:rsidRPr="00C85498">
        <w:rPr>
          <w:rFonts w:ascii="Times New Roman" w:hAnsi="Times New Roman" w:cs="Times New Roman"/>
        </w:rPr>
        <w:t>Sassen-Koob</w:t>
      </w:r>
      <w:proofErr w:type="spellEnd"/>
      <w:r w:rsidRPr="00C85498">
        <w:rPr>
          <w:rFonts w:ascii="Times New Roman" w:hAnsi="Times New Roman" w:cs="Times New Roman"/>
        </w:rPr>
        <w:t xml:space="preserve">, S. (1987). </w:t>
      </w:r>
      <w:r w:rsidRPr="00C85498">
        <w:rPr>
          <w:rFonts w:ascii="Times New Roman" w:hAnsi="Times New Roman" w:cs="Times New Roman"/>
          <w:lang w:val="en-US"/>
        </w:rPr>
        <w:t xml:space="preserve">Making it underground: comparative material on the informal sector in western market economies. </w:t>
      </w:r>
      <w:r w:rsidRPr="00C85498">
        <w:rPr>
          <w:rFonts w:ascii="Times New Roman" w:hAnsi="Times New Roman" w:cs="Times New Roman"/>
        </w:rPr>
        <w:t xml:space="preserve">American </w:t>
      </w:r>
      <w:proofErr w:type="spellStart"/>
      <w:r w:rsidRPr="00C85498">
        <w:rPr>
          <w:rFonts w:ascii="Times New Roman" w:hAnsi="Times New Roman" w:cs="Times New Roman"/>
        </w:rPr>
        <w:t>Journal</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of</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Sociology</w:t>
      </w:r>
      <w:proofErr w:type="spellEnd"/>
      <w:r w:rsidRPr="00C85498">
        <w:rPr>
          <w:rFonts w:ascii="Times New Roman" w:hAnsi="Times New Roman" w:cs="Times New Roman"/>
        </w:rPr>
        <w:t>, 93(1), pp. 30-61.</w:t>
      </w:r>
    </w:p>
    <w:p w14:paraId="584DE446" w14:textId="77777777" w:rsidR="006B7135" w:rsidRPr="00C85498" w:rsidRDefault="006B7135" w:rsidP="00DA1286">
      <w:pPr>
        <w:tabs>
          <w:tab w:val="left" w:pos="3681"/>
        </w:tabs>
        <w:spacing w:after="120" w:line="240" w:lineRule="auto"/>
        <w:jc w:val="both"/>
        <w:rPr>
          <w:rFonts w:ascii="Times New Roman" w:hAnsi="Times New Roman" w:cs="Times New Roman"/>
          <w:shd w:val="clear" w:color="auto" w:fill="FFFFFF"/>
        </w:rPr>
      </w:pPr>
      <w:r w:rsidRPr="00C85498">
        <w:rPr>
          <w:rFonts w:ascii="Times New Roman" w:hAnsi="Times New Roman" w:cs="Times New Roman"/>
          <w:shd w:val="clear" w:color="auto" w:fill="FFFFFF"/>
        </w:rPr>
        <w:lastRenderedPageBreak/>
        <w:t>Poy, S. (2017). Heterogeneidad de la estructura ocupacional y segmentación del mercado de trabajo. Gran Buenos Aires, 1974‐2014. </w:t>
      </w:r>
      <w:r w:rsidRPr="00C85498">
        <w:rPr>
          <w:rFonts w:ascii="Times New Roman" w:hAnsi="Times New Roman" w:cs="Times New Roman"/>
          <w:i/>
          <w:iCs/>
          <w:shd w:val="clear" w:color="auto" w:fill="FFFFFF"/>
        </w:rPr>
        <w:t>Trabajo y sociedad</w:t>
      </w:r>
      <w:r w:rsidRPr="00C85498">
        <w:rPr>
          <w:rFonts w:ascii="Times New Roman" w:hAnsi="Times New Roman" w:cs="Times New Roman"/>
          <w:shd w:val="clear" w:color="auto" w:fill="FFFFFF"/>
        </w:rPr>
        <w:t>, (29), 353-376.</w:t>
      </w:r>
    </w:p>
    <w:p w14:paraId="3F3B3FF3"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PREALC (1978) </w:t>
      </w:r>
      <w:r w:rsidRPr="00C85498">
        <w:rPr>
          <w:rFonts w:ascii="Times New Roman" w:hAnsi="Times New Roman" w:cs="Times New Roman"/>
          <w:i/>
        </w:rPr>
        <w:t>Sector informal. Funcionamiento y políticas</w:t>
      </w:r>
      <w:r w:rsidRPr="00C85498">
        <w:rPr>
          <w:rFonts w:ascii="Times New Roman" w:hAnsi="Times New Roman" w:cs="Times New Roman"/>
        </w:rPr>
        <w:t>. Santiago: OIT.</w:t>
      </w:r>
    </w:p>
    <w:bookmarkEnd w:id="220"/>
    <w:p w14:paraId="5F11240B" w14:textId="77777777" w:rsidR="006B7135" w:rsidRPr="00C85498" w:rsidRDefault="006B7135" w:rsidP="00DA1286">
      <w:pPr>
        <w:tabs>
          <w:tab w:val="left" w:pos="3681"/>
        </w:tabs>
        <w:spacing w:after="120" w:line="240" w:lineRule="auto"/>
        <w:jc w:val="both"/>
        <w:rPr>
          <w:rFonts w:ascii="Times New Roman" w:hAnsi="Times New Roman" w:cs="Times New Roman"/>
        </w:rPr>
      </w:pPr>
      <w:r w:rsidRPr="00C85498">
        <w:rPr>
          <w:rFonts w:ascii="Times New Roman" w:hAnsi="Times New Roman" w:cs="Times New Roman"/>
        </w:rPr>
        <w:t xml:space="preserve">Salvia, A., Vera, J., y Poy, S. (2015). Cambios y continuidades en la estructura ocupacional urbana argentina. En J. </w:t>
      </w:r>
      <w:proofErr w:type="spellStart"/>
      <w:r w:rsidRPr="00C85498">
        <w:rPr>
          <w:rFonts w:ascii="Times New Roman" w:hAnsi="Times New Roman" w:cs="Times New Roman"/>
        </w:rPr>
        <w:t>Lindenboim</w:t>
      </w:r>
      <w:proofErr w:type="spellEnd"/>
      <w:r w:rsidRPr="00C85498">
        <w:rPr>
          <w:rFonts w:ascii="Times New Roman" w:hAnsi="Times New Roman" w:cs="Times New Roman"/>
        </w:rPr>
        <w:t xml:space="preserve"> y A. Salvia (Eds.), Hora de balance: proceso de acumulación, mercado de trabajo y bienestar. Argentina, 2002-2014 (pp. 133-172). Ciudad Autónoma de Buenos Aires: Eudeba.</w:t>
      </w:r>
    </w:p>
    <w:p w14:paraId="2FA0A0E0" w14:textId="77777777" w:rsidR="006B7135" w:rsidRPr="00C85498" w:rsidRDefault="006B7135" w:rsidP="00DA1286">
      <w:pPr>
        <w:tabs>
          <w:tab w:val="left" w:pos="3681"/>
        </w:tabs>
        <w:spacing w:after="120" w:line="240" w:lineRule="auto"/>
        <w:rPr>
          <w:rFonts w:ascii="Times New Roman" w:hAnsi="Times New Roman" w:cs="Times New Roman"/>
        </w:rPr>
      </w:pPr>
      <w:r w:rsidRPr="00C85498">
        <w:rPr>
          <w:rFonts w:ascii="Times New Roman" w:hAnsi="Times New Roman" w:cs="Times New Roman"/>
        </w:rPr>
        <w:t>Sánchez, M., L. Pacífico y D. Kennedy (2016) “La participación asalariada en el ingreso y su composición según el vínculo laboral: fuentes de información, metodologías y alternativas de estimación” Documento de Trabajo, N. 21, CEPED, Instituto de Investigaciones Económicas.</w:t>
      </w:r>
    </w:p>
    <w:p w14:paraId="369396E0" w14:textId="77777777" w:rsidR="006B7135" w:rsidRPr="00C85498" w:rsidRDefault="006B7135" w:rsidP="00DA1286">
      <w:pPr>
        <w:tabs>
          <w:tab w:val="left" w:pos="3681"/>
        </w:tabs>
        <w:spacing w:after="120" w:line="240" w:lineRule="auto"/>
        <w:jc w:val="both"/>
        <w:rPr>
          <w:rFonts w:ascii="Times New Roman" w:hAnsi="Times New Roman" w:cs="Times New Roman"/>
          <w:lang w:val="en-US"/>
        </w:rPr>
      </w:pPr>
      <w:r w:rsidRPr="00C85498">
        <w:rPr>
          <w:rFonts w:ascii="Times New Roman" w:hAnsi="Times New Roman" w:cs="Times New Roman"/>
          <w:lang w:val="en-US"/>
        </w:rPr>
        <w:t>Shaikh, A. (2016). Capitalism: Competition, conflict, crises. Oxford University Press.</w:t>
      </w:r>
    </w:p>
    <w:p w14:paraId="570FD20F"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Standing, G. (2011). </w:t>
      </w:r>
      <w:r w:rsidRPr="00C85498">
        <w:rPr>
          <w:rFonts w:ascii="Times New Roman" w:hAnsi="Times New Roman" w:cs="Times New Roman"/>
          <w:i/>
          <w:iCs/>
          <w:lang w:val="en-GB"/>
        </w:rPr>
        <w:t>Precariat: the new Dangerous Class</w:t>
      </w:r>
      <w:r w:rsidRPr="00C85498">
        <w:rPr>
          <w:rFonts w:ascii="Times New Roman" w:hAnsi="Times New Roman" w:cs="Times New Roman"/>
          <w:lang w:val="en-GB"/>
        </w:rPr>
        <w:t>, Bloomsbury Academic.</w:t>
      </w:r>
    </w:p>
    <w:p w14:paraId="14FA7C9E"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Starosta, G. (2010). Global commodity chains and the Marxian law of value. Antipode, 42(2), 433-465.</w:t>
      </w:r>
    </w:p>
    <w:p w14:paraId="688B73D7"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Starosta, G. (2016). “Revisiting the New International Division of Labour Thesis”, </w:t>
      </w:r>
      <w:proofErr w:type="spellStart"/>
      <w:r w:rsidRPr="00C85498">
        <w:rPr>
          <w:rFonts w:ascii="Times New Roman" w:hAnsi="Times New Roman" w:cs="Times New Roman"/>
          <w:lang w:val="en-GB"/>
        </w:rPr>
        <w:t>en</w:t>
      </w:r>
      <w:proofErr w:type="spellEnd"/>
      <w:r w:rsidRPr="00C85498">
        <w:rPr>
          <w:rFonts w:ascii="Times New Roman" w:hAnsi="Times New Roman" w:cs="Times New Roman"/>
          <w:lang w:val="en-GB"/>
        </w:rPr>
        <w:t xml:space="preserve"> Charnock, G. and Starosta, G. (eds.), </w:t>
      </w:r>
      <w:r w:rsidRPr="00C85498">
        <w:rPr>
          <w:rFonts w:ascii="Times New Roman" w:hAnsi="Times New Roman" w:cs="Times New Roman"/>
          <w:i/>
          <w:lang w:val="en-GB"/>
        </w:rPr>
        <w:t>The New International Division of Labour</w:t>
      </w:r>
      <w:r w:rsidRPr="00C85498">
        <w:rPr>
          <w:rFonts w:ascii="Times New Roman" w:hAnsi="Times New Roman" w:cs="Times New Roman"/>
          <w:lang w:val="en-GB"/>
        </w:rPr>
        <w:t>, Palgrave Macmillan, Leiden.</w:t>
      </w:r>
    </w:p>
    <w:p w14:paraId="48E7F305"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rPr>
        <w:t xml:space="preserve">Starosta, G., &amp; Caligaris, G. (2017). Trabajo, valor y capital: de la crítica marxiana de la economía política al capitalismo contemporáneo. </w:t>
      </w:r>
      <w:r w:rsidRPr="00C85498">
        <w:rPr>
          <w:rFonts w:ascii="Times New Roman" w:hAnsi="Times New Roman" w:cs="Times New Roman"/>
          <w:lang w:val="en-GB"/>
        </w:rPr>
        <w:t>Universidad Nacional de Quilmes Editorial.</w:t>
      </w:r>
    </w:p>
    <w:p w14:paraId="0562E096" w14:textId="77777777" w:rsidR="006B7135" w:rsidRPr="00C85498" w:rsidRDefault="006B7135" w:rsidP="00DA1286">
      <w:pPr>
        <w:tabs>
          <w:tab w:val="left" w:pos="3681"/>
        </w:tabs>
        <w:spacing w:after="120" w:line="240" w:lineRule="auto"/>
        <w:jc w:val="both"/>
        <w:rPr>
          <w:rFonts w:ascii="Times New Roman" w:hAnsi="Times New Roman" w:cs="Times New Roman"/>
          <w:lang w:val="en-GB"/>
        </w:rPr>
      </w:pPr>
      <w:r w:rsidRPr="00C85498">
        <w:rPr>
          <w:rFonts w:ascii="Times New Roman" w:hAnsi="Times New Roman" w:cs="Times New Roman"/>
          <w:lang w:val="en-GB"/>
        </w:rPr>
        <w:t xml:space="preserve">Vogel, L. (2013). </w:t>
      </w:r>
      <w:r w:rsidRPr="00C85498">
        <w:rPr>
          <w:rFonts w:ascii="Times New Roman" w:hAnsi="Times New Roman" w:cs="Times New Roman"/>
          <w:i/>
          <w:lang w:val="en-GB"/>
        </w:rPr>
        <w:t>Marxism and the oppression of women</w:t>
      </w:r>
      <w:r w:rsidRPr="00C85498">
        <w:rPr>
          <w:rFonts w:ascii="Times New Roman" w:hAnsi="Times New Roman" w:cs="Times New Roman"/>
          <w:lang w:val="en-GB"/>
        </w:rPr>
        <w:t>, Brill, Leiden.</w:t>
      </w:r>
    </w:p>
    <w:p w14:paraId="253CD006" w14:textId="77777777" w:rsidR="006B7135" w:rsidRPr="00C85498" w:rsidRDefault="006B7135" w:rsidP="00DA1286">
      <w:pPr>
        <w:tabs>
          <w:tab w:val="left" w:pos="3681"/>
        </w:tabs>
        <w:spacing w:after="120" w:line="240" w:lineRule="auto"/>
        <w:rPr>
          <w:rFonts w:ascii="Times New Roman" w:hAnsi="Times New Roman" w:cs="Times New Roman"/>
          <w:lang w:val="en-GB"/>
        </w:rPr>
      </w:pPr>
    </w:p>
    <w:p w14:paraId="5B5381CE" w14:textId="77777777" w:rsidR="006B7135" w:rsidRPr="00C85498" w:rsidRDefault="006B7135" w:rsidP="00DA1286">
      <w:pPr>
        <w:spacing w:after="120" w:line="240" w:lineRule="auto"/>
        <w:rPr>
          <w:rFonts w:ascii="Times New Roman" w:hAnsi="Times New Roman" w:cs="Times New Roman"/>
          <w:b/>
          <w:bCs/>
          <w:lang w:val="en-US"/>
        </w:rPr>
      </w:pPr>
      <w:r w:rsidRPr="00C85498">
        <w:rPr>
          <w:rFonts w:ascii="Times New Roman" w:hAnsi="Times New Roman" w:cs="Times New Roman"/>
          <w:b/>
          <w:bCs/>
          <w:lang w:val="en-US"/>
        </w:rPr>
        <w:br w:type="page"/>
      </w:r>
    </w:p>
    <w:p w14:paraId="68EBB0EC" w14:textId="02323623" w:rsidR="00E66E1F" w:rsidRPr="00C85498" w:rsidRDefault="00BE6A2E" w:rsidP="00DA1286">
      <w:pPr>
        <w:pStyle w:val="Prrafodelista"/>
        <w:numPr>
          <w:ilvl w:val="0"/>
          <w:numId w:val="1"/>
        </w:numPr>
        <w:spacing w:after="120" w:line="240" w:lineRule="auto"/>
        <w:rPr>
          <w:rFonts w:ascii="Times New Roman" w:hAnsi="Times New Roman" w:cs="Times New Roman"/>
          <w:b/>
          <w:bCs/>
        </w:rPr>
      </w:pPr>
      <w:r w:rsidRPr="00C85498">
        <w:rPr>
          <w:rFonts w:ascii="Times New Roman" w:hAnsi="Times New Roman" w:cs="Times New Roman"/>
          <w:b/>
          <w:bCs/>
        </w:rPr>
        <w:lastRenderedPageBreak/>
        <w:t>ANEXO</w:t>
      </w:r>
    </w:p>
    <w:p w14:paraId="3698CD32" w14:textId="4ACF627D" w:rsidR="000A7517" w:rsidRPr="00C85498" w:rsidRDefault="000A7517" w:rsidP="00DA1286">
      <w:pPr>
        <w:pStyle w:val="Prrafodelista"/>
        <w:numPr>
          <w:ilvl w:val="1"/>
          <w:numId w:val="1"/>
        </w:numPr>
        <w:spacing w:after="120" w:line="240" w:lineRule="auto"/>
        <w:rPr>
          <w:rFonts w:ascii="Times New Roman" w:hAnsi="Times New Roman" w:cs="Times New Roman"/>
          <w:b/>
          <w:bCs/>
        </w:rPr>
      </w:pPr>
      <w:r w:rsidRPr="00C85498">
        <w:rPr>
          <w:rFonts w:ascii="Times New Roman" w:hAnsi="Times New Roman" w:cs="Times New Roman"/>
          <w:b/>
          <w:bCs/>
        </w:rPr>
        <w:t>Ampliación de la construcción de la información</w:t>
      </w:r>
    </w:p>
    <w:p w14:paraId="169AF162" w14:textId="7B5948D3" w:rsidR="00BE6A2E"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Para trabajar con los diferentes países seleccionados se utilizan tres relevamientos diferentes. Para Argentina se procesó la Encuesta Permanente de Hogares (EPH, en adelante), </w:t>
      </w:r>
      <w:r w:rsidR="00FE7AAF" w:rsidRPr="00C85498">
        <w:rPr>
          <w:rFonts w:ascii="Times New Roman" w:hAnsi="Times New Roman" w:cs="Times New Roman"/>
        </w:rPr>
        <w:t xml:space="preserve">para los países europeos la </w:t>
      </w:r>
      <w:r w:rsidR="00FE7AAF" w:rsidRPr="00C85498">
        <w:rPr>
          <w:rFonts w:ascii="Times New Roman" w:hAnsi="Times New Roman" w:cs="Times New Roman"/>
          <w:i/>
          <w:iCs/>
        </w:rPr>
        <w:t>Labo</w:t>
      </w:r>
      <w:r w:rsidR="006D5E68" w:rsidRPr="00C85498">
        <w:rPr>
          <w:rFonts w:ascii="Times New Roman" w:hAnsi="Times New Roman" w:cs="Times New Roman"/>
          <w:i/>
          <w:iCs/>
        </w:rPr>
        <w:t>u</w:t>
      </w:r>
      <w:r w:rsidR="00FE7AAF" w:rsidRPr="00C85498">
        <w:rPr>
          <w:rFonts w:ascii="Times New Roman" w:hAnsi="Times New Roman" w:cs="Times New Roman"/>
          <w:i/>
          <w:iCs/>
        </w:rPr>
        <w:t xml:space="preserve">r </w:t>
      </w:r>
      <w:proofErr w:type="spellStart"/>
      <w:r w:rsidR="00FE7AAF" w:rsidRPr="00C85498">
        <w:rPr>
          <w:rFonts w:ascii="Times New Roman" w:hAnsi="Times New Roman" w:cs="Times New Roman"/>
          <w:i/>
          <w:iCs/>
        </w:rPr>
        <w:t>Force</w:t>
      </w:r>
      <w:proofErr w:type="spellEnd"/>
      <w:r w:rsidR="00FE7AAF" w:rsidRPr="00C85498">
        <w:rPr>
          <w:rFonts w:ascii="Times New Roman" w:hAnsi="Times New Roman" w:cs="Times New Roman"/>
          <w:i/>
          <w:iCs/>
        </w:rPr>
        <w:t xml:space="preserve"> </w:t>
      </w:r>
      <w:proofErr w:type="spellStart"/>
      <w:r w:rsidR="00FE7AAF" w:rsidRPr="00C85498">
        <w:rPr>
          <w:rFonts w:ascii="Times New Roman" w:hAnsi="Times New Roman" w:cs="Times New Roman"/>
          <w:i/>
          <w:iCs/>
        </w:rPr>
        <w:t>Survey</w:t>
      </w:r>
      <w:proofErr w:type="spellEnd"/>
      <w:r w:rsidR="00FE7AAF" w:rsidRPr="00C85498">
        <w:rPr>
          <w:rFonts w:ascii="Times New Roman" w:hAnsi="Times New Roman" w:cs="Times New Roman"/>
        </w:rPr>
        <w:t xml:space="preserve"> (LFS), y </w:t>
      </w:r>
      <w:r w:rsidRPr="00C85498">
        <w:rPr>
          <w:rFonts w:ascii="Times New Roman" w:hAnsi="Times New Roman" w:cs="Times New Roman"/>
        </w:rPr>
        <w:t xml:space="preserve">para Estados Unidos la </w:t>
      </w:r>
      <w:proofErr w:type="spellStart"/>
      <w:r w:rsidRPr="00C85498">
        <w:rPr>
          <w:rFonts w:ascii="Times New Roman" w:hAnsi="Times New Roman" w:cs="Times New Roman"/>
          <w:i/>
          <w:iCs/>
        </w:rPr>
        <w:t>Current</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Population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Survey</w:t>
      </w:r>
      <w:proofErr w:type="spellEnd"/>
      <w:r w:rsidRPr="00C85498">
        <w:rPr>
          <w:rFonts w:ascii="Times New Roman" w:hAnsi="Times New Roman" w:cs="Times New Roman"/>
        </w:rPr>
        <w:t xml:space="preserve"> (CPS)</w:t>
      </w:r>
      <w:r w:rsidR="00FE7AAF" w:rsidRPr="00C85498">
        <w:rPr>
          <w:rFonts w:ascii="Times New Roman" w:hAnsi="Times New Roman" w:cs="Times New Roman"/>
        </w:rPr>
        <w:t>.</w:t>
      </w:r>
      <w:r w:rsidRPr="00C85498">
        <w:rPr>
          <w:rFonts w:ascii="Times New Roman" w:hAnsi="Times New Roman" w:cs="Times New Roman"/>
        </w:rPr>
        <w:t xml:space="preserve"> </w:t>
      </w:r>
    </w:p>
    <w:p w14:paraId="512AE9C8" w14:textId="786C534A" w:rsidR="00BE6A2E" w:rsidRPr="00C85498" w:rsidRDefault="00C40D7C"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caso de Argentina, la EPH </w:t>
      </w:r>
      <w:r w:rsidR="00554375" w:rsidRPr="00C85498">
        <w:rPr>
          <w:rFonts w:ascii="Times New Roman" w:hAnsi="Times New Roman" w:cs="Times New Roman"/>
        </w:rPr>
        <w:t>es</w:t>
      </w:r>
      <w:r w:rsidRPr="00C85498">
        <w:rPr>
          <w:rFonts w:ascii="Times New Roman" w:hAnsi="Times New Roman" w:cs="Times New Roman"/>
        </w:rPr>
        <w:t xml:space="preserve"> </w:t>
      </w:r>
      <w:r w:rsidR="00554375" w:rsidRPr="00C85498">
        <w:rPr>
          <w:rFonts w:ascii="Times New Roman" w:hAnsi="Times New Roman" w:cs="Times New Roman"/>
        </w:rPr>
        <w:t>una</w:t>
      </w:r>
      <w:r w:rsidRPr="00C85498">
        <w:rPr>
          <w:rFonts w:ascii="Times New Roman" w:hAnsi="Times New Roman" w:cs="Times New Roman"/>
        </w:rPr>
        <w:t xml:space="preserve"> encuesta</w:t>
      </w:r>
      <w:r w:rsidR="00554375" w:rsidRPr="00C85498">
        <w:rPr>
          <w:rFonts w:ascii="Times New Roman" w:hAnsi="Times New Roman" w:cs="Times New Roman"/>
        </w:rPr>
        <w:t xml:space="preserve"> de hogares</w:t>
      </w:r>
      <w:r w:rsidRPr="00C85498">
        <w:rPr>
          <w:rFonts w:ascii="Times New Roman" w:hAnsi="Times New Roman" w:cs="Times New Roman"/>
        </w:rPr>
        <w:t xml:space="preserve"> </w:t>
      </w:r>
      <w:r w:rsidR="00554375" w:rsidRPr="00C85498">
        <w:rPr>
          <w:rFonts w:ascii="Times New Roman" w:hAnsi="Times New Roman" w:cs="Times New Roman"/>
        </w:rPr>
        <w:t>realizada actualmente de forma continua</w:t>
      </w:r>
      <w:r w:rsidR="0068642E" w:rsidRPr="00C85498">
        <w:rPr>
          <w:rFonts w:ascii="Times New Roman" w:hAnsi="Times New Roman" w:cs="Times New Roman"/>
        </w:rPr>
        <w:t>,</w:t>
      </w:r>
      <w:r w:rsidR="00554375" w:rsidRPr="00C85498">
        <w:rPr>
          <w:rFonts w:ascii="Times New Roman" w:hAnsi="Times New Roman" w:cs="Times New Roman"/>
        </w:rPr>
        <w:t xml:space="preserve"> en los principales aglomerados urbanos del país</w:t>
      </w:r>
      <w:r w:rsidR="004752B3" w:rsidRPr="00C85498">
        <w:rPr>
          <w:rFonts w:ascii="Times New Roman" w:hAnsi="Times New Roman" w:cs="Times New Roman"/>
        </w:rPr>
        <w:t>, y</w:t>
      </w:r>
      <w:r w:rsidR="0011393B" w:rsidRPr="00C85498">
        <w:rPr>
          <w:rFonts w:ascii="Times New Roman" w:hAnsi="Times New Roman" w:cs="Times New Roman"/>
        </w:rPr>
        <w:t xml:space="preserve"> </w:t>
      </w:r>
      <w:r w:rsidR="00554375" w:rsidRPr="00C85498">
        <w:rPr>
          <w:rFonts w:ascii="Times New Roman" w:hAnsi="Times New Roman" w:cs="Times New Roman"/>
        </w:rPr>
        <w:t>brinda información detallada sobre la participación en el mercado laboral</w:t>
      </w:r>
      <w:r w:rsidR="004752B3" w:rsidRPr="00C85498">
        <w:rPr>
          <w:rFonts w:ascii="Times New Roman" w:hAnsi="Times New Roman" w:cs="Times New Roman"/>
        </w:rPr>
        <w:t xml:space="preserve"> e ingresos.</w:t>
      </w:r>
      <w:r w:rsidR="00554375" w:rsidRPr="00C85498">
        <w:rPr>
          <w:rFonts w:ascii="Times New Roman" w:hAnsi="Times New Roman" w:cs="Times New Roman"/>
        </w:rPr>
        <w:t xml:space="preserve"> </w:t>
      </w:r>
    </w:p>
    <w:p w14:paraId="149380B4" w14:textId="5378ABA6" w:rsidR="00190A57"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el caso de Europa, la LFS consiste en una colección de encuestas de hogares relevadas por los institutos de estadísticas nacionales y homogenizadas por Eurostat (oficina de estadísticas de la Unión Europea). Como en esta encuesta no se publican datos sobre niveles absolutos de ingreso sino tan sólo su distribución en deciles, la complementamos con la </w:t>
      </w:r>
      <w:proofErr w:type="spellStart"/>
      <w:r w:rsidRPr="00C85498">
        <w:rPr>
          <w:rFonts w:ascii="Times New Roman" w:hAnsi="Times New Roman" w:cs="Times New Roman"/>
          <w:i/>
          <w:iCs/>
        </w:rPr>
        <w:t>European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Union</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Structure</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of</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Earnings</w:t>
      </w:r>
      <w:proofErr w:type="spellEnd"/>
      <w:r w:rsidRPr="00C85498">
        <w:rPr>
          <w:rFonts w:ascii="Times New Roman" w:hAnsi="Times New Roman" w:cs="Times New Roman"/>
          <w:i/>
          <w:iCs/>
        </w:rPr>
        <w:t xml:space="preserve"> </w:t>
      </w:r>
      <w:proofErr w:type="spellStart"/>
      <w:r w:rsidRPr="00C85498">
        <w:rPr>
          <w:rFonts w:ascii="Times New Roman" w:hAnsi="Times New Roman" w:cs="Times New Roman"/>
          <w:i/>
          <w:iCs/>
        </w:rPr>
        <w:t>Survey</w:t>
      </w:r>
      <w:proofErr w:type="spellEnd"/>
      <w:r w:rsidRPr="00C85498">
        <w:rPr>
          <w:rFonts w:ascii="Times New Roman" w:hAnsi="Times New Roman" w:cs="Times New Roman"/>
        </w:rPr>
        <w:t xml:space="preserve"> (SES)</w:t>
      </w:r>
      <w:r w:rsidR="00190A57" w:rsidRPr="00C85498">
        <w:rPr>
          <w:rFonts w:ascii="Times New Roman" w:hAnsi="Times New Roman" w:cs="Times New Roman"/>
        </w:rPr>
        <w:t xml:space="preserve"> para la </w:t>
      </w:r>
      <w:r w:rsidR="004752B3" w:rsidRPr="00C85498">
        <w:rPr>
          <w:rFonts w:ascii="Times New Roman" w:hAnsi="Times New Roman" w:cs="Times New Roman"/>
        </w:rPr>
        <w:t>estimación</w:t>
      </w:r>
      <w:r w:rsidR="00190A57" w:rsidRPr="00C85498">
        <w:rPr>
          <w:rFonts w:ascii="Times New Roman" w:hAnsi="Times New Roman" w:cs="Times New Roman"/>
        </w:rPr>
        <w:t xml:space="preserve"> del nivel de salarios</w:t>
      </w:r>
      <w:r w:rsidRPr="00C85498">
        <w:rPr>
          <w:rFonts w:ascii="Times New Roman" w:hAnsi="Times New Roman" w:cs="Times New Roman"/>
        </w:rPr>
        <w:t xml:space="preserve">. Esta última es una encuesta que se realiza cada 4 años y combina información de encuestas a empresas con </w:t>
      </w:r>
      <w:r w:rsidRPr="00C85498">
        <w:rPr>
          <w:rFonts w:ascii="Times New Roman" w:hAnsi="Times New Roman" w:cs="Times New Roman"/>
          <w:lang w:val="es-ES"/>
        </w:rPr>
        <w:t xml:space="preserve">información proveniente de registros oficiales del empleo. </w:t>
      </w:r>
      <w:r w:rsidR="00190A57" w:rsidRPr="00C85498">
        <w:rPr>
          <w:rFonts w:ascii="Times New Roman" w:hAnsi="Times New Roman" w:cs="Times New Roman"/>
          <w:lang w:val="es-ES"/>
        </w:rPr>
        <w:t xml:space="preserve">Para la imputación de salario, estimamos </w:t>
      </w:r>
      <w:r w:rsidRPr="00C85498">
        <w:rPr>
          <w:rFonts w:ascii="Times New Roman" w:hAnsi="Times New Roman" w:cs="Times New Roman"/>
        </w:rPr>
        <w:t xml:space="preserve">el nivel de salario bruto </w:t>
      </w:r>
      <w:r w:rsidR="00190A57" w:rsidRPr="00C85498">
        <w:rPr>
          <w:rFonts w:ascii="Times New Roman" w:hAnsi="Times New Roman" w:cs="Times New Roman"/>
        </w:rPr>
        <w:t xml:space="preserve">promedio </w:t>
      </w:r>
      <w:r w:rsidRPr="00C85498">
        <w:rPr>
          <w:rFonts w:ascii="Times New Roman" w:hAnsi="Times New Roman" w:cs="Times New Roman"/>
        </w:rPr>
        <w:t>que se corresponde a cada uno de los deciles de ingresos</w:t>
      </w:r>
      <w:r w:rsidR="00190A57" w:rsidRPr="00C85498">
        <w:rPr>
          <w:rFonts w:ascii="Times New Roman" w:hAnsi="Times New Roman" w:cs="Times New Roman"/>
        </w:rPr>
        <w:t>. Luego imputamos el</w:t>
      </w:r>
      <w:r w:rsidR="00A816F7" w:rsidRPr="00C85498">
        <w:rPr>
          <w:rFonts w:ascii="Times New Roman" w:hAnsi="Times New Roman" w:cs="Times New Roman"/>
        </w:rPr>
        <w:t xml:space="preserve"> </w:t>
      </w:r>
      <w:r w:rsidR="00190A57" w:rsidRPr="00C85498">
        <w:rPr>
          <w:rFonts w:ascii="Times New Roman" w:hAnsi="Times New Roman" w:cs="Times New Roman"/>
        </w:rPr>
        <w:t xml:space="preserve">salario bruto promedio según deciles a cada registro de la LFS y calculamos el promedio </w:t>
      </w:r>
      <w:r w:rsidR="00A816F7" w:rsidRPr="00C85498">
        <w:rPr>
          <w:rFonts w:ascii="Times New Roman" w:hAnsi="Times New Roman" w:cs="Times New Roman"/>
        </w:rPr>
        <w:t>de ingresos laborales</w:t>
      </w:r>
      <w:r w:rsidR="00190A57" w:rsidRPr="00C85498">
        <w:rPr>
          <w:rFonts w:ascii="Times New Roman" w:hAnsi="Times New Roman" w:cs="Times New Roman"/>
        </w:rPr>
        <w:t xml:space="preserve"> para los nueve perfiles construidos</w:t>
      </w:r>
      <w:r w:rsidRPr="00C85498">
        <w:rPr>
          <w:rFonts w:ascii="Times New Roman" w:hAnsi="Times New Roman" w:cs="Times New Roman"/>
        </w:rPr>
        <w:t>.</w:t>
      </w:r>
    </w:p>
    <w:p w14:paraId="2B8593B1" w14:textId="22547EB1" w:rsidR="003B5297" w:rsidRPr="00C85498" w:rsidRDefault="003B5297"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La CPS de Estados Unidos es una encuesta continua de hogares de cobertura nacional, cuyas bases se publican en formato mensual. A su vez, dicha encuesta cuenta con suplementos anuales temáticos, entre los cuales se destaca el </w:t>
      </w:r>
      <w:proofErr w:type="spellStart"/>
      <w:r w:rsidRPr="00C85498">
        <w:rPr>
          <w:rStyle w:val="st"/>
          <w:rFonts w:ascii="Times New Roman" w:hAnsi="Times New Roman" w:cs="Times New Roman"/>
        </w:rPr>
        <w:t>Annual</w:t>
      </w:r>
      <w:proofErr w:type="spellEnd"/>
      <w:r w:rsidRPr="00C85498">
        <w:rPr>
          <w:rStyle w:val="st"/>
          <w:rFonts w:ascii="Times New Roman" w:hAnsi="Times New Roman" w:cs="Times New Roman"/>
        </w:rPr>
        <w:t xml:space="preserve"> Social and Economic</w:t>
      </w:r>
      <w:r w:rsidRPr="00C85498">
        <w:rPr>
          <w:rFonts w:ascii="Times New Roman" w:hAnsi="Times New Roman" w:cs="Times New Roman"/>
        </w:rPr>
        <w:t xml:space="preserve"> </w:t>
      </w:r>
      <w:r w:rsidR="004752B3" w:rsidRPr="00C85498">
        <w:rPr>
          <w:rFonts w:ascii="Times New Roman" w:hAnsi="Times New Roman" w:cs="Times New Roman"/>
        </w:rPr>
        <w:t xml:space="preserve">(ASEC) </w:t>
      </w:r>
      <w:r w:rsidRPr="00C85498">
        <w:rPr>
          <w:rFonts w:ascii="Times New Roman" w:hAnsi="Times New Roman" w:cs="Times New Roman"/>
        </w:rPr>
        <w:t>por incluir un conjunto adicional de preguntas vinculadas a las características de los puestos de trabajo y las remuneraciones percibidas.</w:t>
      </w:r>
      <w:r w:rsidR="00A574A8" w:rsidRPr="00C85498">
        <w:rPr>
          <w:rFonts w:ascii="Times New Roman" w:hAnsi="Times New Roman" w:cs="Times New Roman"/>
        </w:rPr>
        <w:t xml:space="preserve"> </w:t>
      </w:r>
      <w:r w:rsidRPr="00C85498">
        <w:rPr>
          <w:rFonts w:ascii="Times New Roman" w:hAnsi="Times New Roman" w:cs="Times New Roman"/>
        </w:rPr>
        <w:t xml:space="preserve">En este trabajo, la encuesta fue utilizada a través de las bases de </w:t>
      </w:r>
      <w:proofErr w:type="spellStart"/>
      <w:r w:rsidRPr="00C85498">
        <w:rPr>
          <w:rFonts w:ascii="Times New Roman" w:hAnsi="Times New Roman" w:cs="Times New Roman"/>
        </w:rPr>
        <w:t>Integrated</w:t>
      </w:r>
      <w:proofErr w:type="spellEnd"/>
      <w:r w:rsidRPr="00C85498">
        <w:rPr>
          <w:rFonts w:ascii="Times New Roman" w:hAnsi="Times New Roman" w:cs="Times New Roman"/>
        </w:rPr>
        <w:t xml:space="preserve"> </w:t>
      </w:r>
      <w:proofErr w:type="spellStart"/>
      <w:r w:rsidRPr="00C85498">
        <w:rPr>
          <w:rFonts w:ascii="Times New Roman" w:hAnsi="Times New Roman" w:cs="Times New Roman"/>
        </w:rPr>
        <w:t>Public</w:t>
      </w:r>
      <w:proofErr w:type="spellEnd"/>
      <w:r w:rsidRPr="00C85498">
        <w:rPr>
          <w:rFonts w:ascii="Times New Roman" w:hAnsi="Times New Roman" w:cs="Times New Roman"/>
        </w:rPr>
        <w:t xml:space="preserve"> Use </w:t>
      </w:r>
      <w:proofErr w:type="spellStart"/>
      <w:r w:rsidRPr="00C85498">
        <w:rPr>
          <w:rFonts w:ascii="Times New Roman" w:hAnsi="Times New Roman" w:cs="Times New Roman"/>
        </w:rPr>
        <w:t>Microdata</w:t>
      </w:r>
      <w:proofErr w:type="spellEnd"/>
      <w:r w:rsidRPr="00C85498">
        <w:rPr>
          <w:rFonts w:ascii="Times New Roman" w:hAnsi="Times New Roman" w:cs="Times New Roman"/>
        </w:rPr>
        <w:t xml:space="preserve"> Series </w:t>
      </w:r>
      <w:r w:rsidR="006B505E">
        <w:rPr>
          <w:rFonts w:ascii="Times New Roman" w:hAnsi="Times New Roman" w:cs="Times New Roman"/>
        </w:rPr>
        <w:t>(</w:t>
      </w:r>
      <w:proofErr w:type="spellStart"/>
      <w:r w:rsidR="006B505E" w:rsidRPr="006B505E">
        <w:rPr>
          <w:rFonts w:ascii="Times New Roman" w:hAnsi="Times New Roman" w:cs="Times New Roman"/>
        </w:rPr>
        <w:t>Flood</w:t>
      </w:r>
      <w:proofErr w:type="spellEnd"/>
      <w:r w:rsidR="006B505E" w:rsidRPr="006B505E">
        <w:rPr>
          <w:rFonts w:ascii="Times New Roman" w:hAnsi="Times New Roman" w:cs="Times New Roman"/>
        </w:rPr>
        <w:t xml:space="preserve"> </w:t>
      </w:r>
      <w:r w:rsidR="006B505E" w:rsidRPr="006B505E">
        <w:rPr>
          <w:rFonts w:ascii="Times New Roman" w:hAnsi="Times New Roman" w:cs="Times New Roman"/>
          <w:i/>
        </w:rPr>
        <w:t>et al</w:t>
      </w:r>
      <w:r w:rsidR="006B505E">
        <w:rPr>
          <w:rFonts w:ascii="Times New Roman" w:hAnsi="Times New Roman" w:cs="Times New Roman"/>
          <w:i/>
        </w:rPr>
        <w:t xml:space="preserve">, </w:t>
      </w:r>
      <w:r w:rsidR="006B505E" w:rsidRPr="006B505E">
        <w:rPr>
          <w:rFonts w:ascii="Times New Roman" w:hAnsi="Times New Roman" w:cs="Times New Roman"/>
        </w:rPr>
        <w:t>2020</w:t>
      </w:r>
      <w:r w:rsidR="006B505E">
        <w:rPr>
          <w:rFonts w:ascii="Times New Roman" w:hAnsi="Times New Roman" w:cs="Times New Roman"/>
        </w:rPr>
        <w:t>)</w:t>
      </w:r>
      <w:r w:rsidRPr="00C85498">
        <w:rPr>
          <w:rFonts w:ascii="Times New Roman" w:hAnsi="Times New Roman" w:cs="Times New Roman"/>
        </w:rPr>
        <w:t>, que presentan una reclasificación de las variables de la CPS con el fin de compatibilizar los cambios ocurridos a lo largo del tiempo con la definición de las variables de la encuesta y sus categorías.</w:t>
      </w:r>
    </w:p>
    <w:p w14:paraId="33053B09" w14:textId="4FB2829A" w:rsidR="00BE6A2E"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línea con lo presentado en el apartado </w:t>
      </w:r>
      <w:r w:rsidR="00792B55" w:rsidRPr="00C85498">
        <w:rPr>
          <w:rFonts w:ascii="Times New Roman" w:hAnsi="Times New Roman" w:cs="Times New Roman"/>
        </w:rPr>
        <w:t>2.4</w:t>
      </w:r>
      <w:r w:rsidRPr="00C85498">
        <w:rPr>
          <w:rFonts w:ascii="Times New Roman" w:hAnsi="Times New Roman" w:cs="Times New Roman"/>
        </w:rPr>
        <w:t>, se construyeron 9 perfiles ocupacionales que engloban al total de los ocupados. Esos perfiles cruzan ambos sets de variables trabajadas: el tamaño del establecimiento y el nivel de calificación</w:t>
      </w:r>
    </w:p>
    <w:p w14:paraId="78BB5D44" w14:textId="40754730" w:rsidR="00BE6A2E" w:rsidRPr="00C85498" w:rsidRDefault="00BE6A2E" w:rsidP="003415B3">
      <w:pPr>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relación a los estratos de tamaño, se han construido tres niveles cuyos límites son similares entre las fuentes </w:t>
      </w:r>
      <w:proofErr w:type="gramStart"/>
      <w:r w:rsidRPr="00C85498">
        <w:rPr>
          <w:rFonts w:ascii="Times New Roman" w:hAnsi="Times New Roman" w:cs="Times New Roman"/>
        </w:rPr>
        <w:t>utilizadas</w:t>
      </w:r>
      <w:proofErr w:type="gramEnd"/>
      <w:r w:rsidRPr="00C85498">
        <w:rPr>
          <w:rFonts w:ascii="Times New Roman" w:hAnsi="Times New Roman" w:cs="Times New Roman"/>
        </w:rPr>
        <w:t xml:space="preserve"> pero no idénticos. En el caso de la EPH-Argentina se utilizó la variable PP04c y se construyeron los estratos “pequeño” (menos de 10 empleados), medio (entre 11 y 40 empleados) y grande (41 o más empleados).</w:t>
      </w:r>
      <w:r w:rsidR="00FE7AAF" w:rsidRPr="00C85498">
        <w:rPr>
          <w:rFonts w:ascii="Times New Roman" w:hAnsi="Times New Roman" w:cs="Times New Roman"/>
        </w:rPr>
        <w:t xml:space="preserve"> En el caso de la LFS-Europa, se tomó la variable SIZEFIRM conformando el estrato “pequeño” (10 o menos empleados), “medio” (11 a 49 empleados) y “grande” (50 y más empleados).</w:t>
      </w:r>
      <w:r w:rsidR="00A574A8" w:rsidRPr="00C85498">
        <w:rPr>
          <w:rFonts w:ascii="Times New Roman" w:hAnsi="Times New Roman" w:cs="Times New Roman"/>
        </w:rPr>
        <w:t xml:space="preserve"> </w:t>
      </w:r>
      <w:r w:rsidRPr="00C85498">
        <w:rPr>
          <w:rFonts w:ascii="Times New Roman" w:hAnsi="Times New Roman" w:cs="Times New Roman"/>
        </w:rPr>
        <w:t xml:space="preserve">En el caso de la CPS-Estados Unidos, se utilizó la variable FIRMSIZE para conformar los grupos “pequeño” (menos de 10 empleados), “medio” (10 a 49 empleados) y “grande” (50 o más empleados). </w:t>
      </w:r>
    </w:p>
    <w:p w14:paraId="4E3286AF" w14:textId="3C1361D7" w:rsidR="00AB2738" w:rsidRPr="00C85498" w:rsidRDefault="00BE6A2E" w:rsidP="003415B3">
      <w:pPr>
        <w:tabs>
          <w:tab w:val="left" w:pos="3681"/>
        </w:tabs>
        <w:spacing w:after="120" w:line="240" w:lineRule="auto"/>
        <w:ind w:firstLine="397"/>
        <w:jc w:val="both"/>
        <w:rPr>
          <w:rFonts w:ascii="Times New Roman" w:hAnsi="Times New Roman" w:cs="Times New Roman"/>
        </w:rPr>
      </w:pPr>
      <w:r w:rsidRPr="00C85498">
        <w:rPr>
          <w:rFonts w:ascii="Times New Roman" w:hAnsi="Times New Roman" w:cs="Times New Roman"/>
        </w:rPr>
        <w:t xml:space="preserve">En términos de calificación del puesto en EPH-Argentina se utilizó el quinto dígito de la variable </w:t>
      </w:r>
      <w:r w:rsidR="00BB0F21" w:rsidRPr="00C85498">
        <w:rPr>
          <w:rFonts w:ascii="Times New Roman" w:hAnsi="Times New Roman" w:cs="Times New Roman"/>
        </w:rPr>
        <w:t>PP04D_COD</w:t>
      </w:r>
      <w:r w:rsidRPr="00C85498">
        <w:rPr>
          <w:rFonts w:ascii="Times New Roman" w:hAnsi="Times New Roman" w:cs="Times New Roman"/>
        </w:rPr>
        <w:t xml:space="preserve"> que refleja el Clasificador Nacional de Ocupaciones (CNO-2001)</w:t>
      </w:r>
      <w:r w:rsidR="00BB0F21" w:rsidRPr="00C85498">
        <w:rPr>
          <w:rFonts w:ascii="Times New Roman" w:hAnsi="Times New Roman" w:cs="Times New Roman"/>
        </w:rPr>
        <w:t>. A partir del mismo se conformó el estrato de calificación “baja</w:t>
      </w:r>
      <w:r w:rsidRPr="00C85498">
        <w:rPr>
          <w:rFonts w:ascii="Times New Roman" w:hAnsi="Times New Roman" w:cs="Times New Roman"/>
        </w:rPr>
        <w:t xml:space="preserve">” </w:t>
      </w:r>
      <w:r w:rsidR="00BB0F21" w:rsidRPr="00C85498">
        <w:rPr>
          <w:rFonts w:ascii="Times New Roman" w:hAnsi="Times New Roman" w:cs="Times New Roman"/>
        </w:rPr>
        <w:t>con las ocupaciones "</w:t>
      </w:r>
      <w:r w:rsidRPr="00C85498">
        <w:rPr>
          <w:rFonts w:ascii="Times New Roman" w:hAnsi="Times New Roman" w:cs="Times New Roman"/>
        </w:rPr>
        <w:t>no calificad</w:t>
      </w:r>
      <w:r w:rsidR="00BB0F21" w:rsidRPr="00C85498">
        <w:rPr>
          <w:rFonts w:ascii="Times New Roman" w:hAnsi="Times New Roman" w:cs="Times New Roman"/>
        </w:rPr>
        <w:t>a</w:t>
      </w:r>
      <w:r w:rsidRPr="00C85498">
        <w:rPr>
          <w:rFonts w:ascii="Times New Roman" w:hAnsi="Times New Roman" w:cs="Times New Roman"/>
        </w:rPr>
        <w:t>s</w:t>
      </w:r>
      <w:r w:rsidR="00BB0F21" w:rsidRPr="00C85498">
        <w:rPr>
          <w:rFonts w:ascii="Times New Roman" w:hAnsi="Times New Roman" w:cs="Times New Roman"/>
        </w:rPr>
        <w:t>” (valor 4 de dicho dígito</w:t>
      </w:r>
      <w:r w:rsidRPr="00C85498">
        <w:rPr>
          <w:rFonts w:ascii="Times New Roman" w:hAnsi="Times New Roman" w:cs="Times New Roman"/>
        </w:rPr>
        <w:t xml:space="preserve">), </w:t>
      </w:r>
      <w:r w:rsidR="00BB0F21" w:rsidRPr="00C85498">
        <w:rPr>
          <w:rFonts w:ascii="Times New Roman" w:hAnsi="Times New Roman" w:cs="Times New Roman"/>
        </w:rPr>
        <w:t xml:space="preserve">el estrato </w:t>
      </w:r>
      <w:r w:rsidRPr="00C85498">
        <w:rPr>
          <w:rFonts w:ascii="Times New Roman" w:hAnsi="Times New Roman" w:cs="Times New Roman"/>
        </w:rPr>
        <w:t xml:space="preserve">“medio” </w:t>
      </w:r>
      <w:r w:rsidR="00BB0F21" w:rsidRPr="00C85498">
        <w:rPr>
          <w:rFonts w:ascii="Times New Roman" w:hAnsi="Times New Roman" w:cs="Times New Roman"/>
        </w:rPr>
        <w:t>con ocupaciones operativas (valor 3)</w:t>
      </w:r>
      <w:r w:rsidRPr="00C85498">
        <w:rPr>
          <w:rFonts w:ascii="Times New Roman" w:hAnsi="Times New Roman" w:cs="Times New Roman"/>
        </w:rPr>
        <w:t xml:space="preserve"> y </w:t>
      </w:r>
      <w:r w:rsidR="00BB0F21" w:rsidRPr="00C85498">
        <w:rPr>
          <w:rFonts w:ascii="Times New Roman" w:hAnsi="Times New Roman" w:cs="Times New Roman"/>
        </w:rPr>
        <w:t xml:space="preserve">el </w:t>
      </w:r>
      <w:r w:rsidRPr="00C85498">
        <w:rPr>
          <w:rFonts w:ascii="Times New Roman" w:hAnsi="Times New Roman" w:cs="Times New Roman"/>
        </w:rPr>
        <w:t xml:space="preserve">“alto” </w:t>
      </w:r>
      <w:r w:rsidR="00BB0F21" w:rsidRPr="00C85498">
        <w:rPr>
          <w:rFonts w:ascii="Times New Roman" w:hAnsi="Times New Roman" w:cs="Times New Roman"/>
        </w:rPr>
        <w:t>con ocupaciones de calificación técnica y profesional (valores 1 y 2)</w:t>
      </w:r>
      <w:r w:rsidRPr="00C85498">
        <w:rPr>
          <w:rFonts w:ascii="Times New Roman" w:hAnsi="Times New Roman" w:cs="Times New Roman"/>
        </w:rPr>
        <w:t xml:space="preserve">. </w:t>
      </w:r>
      <w:r w:rsidR="003B5297" w:rsidRPr="00C85498">
        <w:rPr>
          <w:rFonts w:ascii="Times New Roman" w:hAnsi="Times New Roman" w:cs="Times New Roman"/>
        </w:rPr>
        <w:t xml:space="preserve">En el caso de la LFS-Europa, se </w:t>
      </w:r>
      <w:r w:rsidR="00B7006E" w:rsidRPr="00C85498">
        <w:rPr>
          <w:rFonts w:ascii="Times New Roman" w:hAnsi="Times New Roman" w:cs="Times New Roman"/>
        </w:rPr>
        <w:t>utilizó la variable</w:t>
      </w:r>
      <w:r w:rsidR="003B5297" w:rsidRPr="00C85498">
        <w:rPr>
          <w:rFonts w:ascii="Times New Roman" w:hAnsi="Times New Roman" w:cs="Times New Roman"/>
        </w:rPr>
        <w:t xml:space="preserve"> ISCO1D que extrae el primer dígito del código de la Clasificación Internacional Uniforme de Ocupaciones (ISCO), </w:t>
      </w:r>
      <w:r w:rsidR="00BB0F21" w:rsidRPr="00C85498">
        <w:rPr>
          <w:rFonts w:ascii="Times New Roman" w:hAnsi="Times New Roman" w:cs="Times New Roman"/>
        </w:rPr>
        <w:t>dígito que define los denominados “</w:t>
      </w:r>
      <w:proofErr w:type="spellStart"/>
      <w:r w:rsidR="00BB0F21" w:rsidRPr="00C85498">
        <w:rPr>
          <w:rFonts w:ascii="Times New Roman" w:hAnsi="Times New Roman" w:cs="Times New Roman"/>
        </w:rPr>
        <w:t>major</w:t>
      </w:r>
      <w:proofErr w:type="spellEnd"/>
      <w:r w:rsidR="00BB0F21" w:rsidRPr="00C85498">
        <w:rPr>
          <w:rFonts w:ascii="Times New Roman" w:hAnsi="Times New Roman" w:cs="Times New Roman"/>
        </w:rPr>
        <w:t xml:space="preserve"> </w:t>
      </w:r>
      <w:proofErr w:type="spellStart"/>
      <w:r w:rsidR="00BB0F21" w:rsidRPr="00C85498">
        <w:rPr>
          <w:rFonts w:ascii="Times New Roman" w:hAnsi="Times New Roman" w:cs="Times New Roman"/>
        </w:rPr>
        <w:t>groups</w:t>
      </w:r>
      <w:proofErr w:type="spellEnd"/>
      <w:r w:rsidR="00BB0F21" w:rsidRPr="00C85498">
        <w:rPr>
          <w:rFonts w:ascii="Times New Roman" w:hAnsi="Times New Roman" w:cs="Times New Roman"/>
        </w:rPr>
        <w:t xml:space="preserve">”, que a su vez están vinculado a determinados </w:t>
      </w:r>
      <w:r w:rsidR="003B5297" w:rsidRPr="00C85498">
        <w:rPr>
          <w:rFonts w:ascii="Times New Roman" w:hAnsi="Times New Roman" w:cs="Times New Roman"/>
        </w:rPr>
        <w:t>“</w:t>
      </w:r>
      <w:proofErr w:type="spellStart"/>
      <w:proofErr w:type="gramStart"/>
      <w:r w:rsidR="003B5297" w:rsidRPr="00C85498">
        <w:rPr>
          <w:rFonts w:ascii="Times New Roman" w:hAnsi="Times New Roman" w:cs="Times New Roman"/>
        </w:rPr>
        <w:t>skill</w:t>
      </w:r>
      <w:proofErr w:type="spellEnd"/>
      <w:proofErr w:type="gramEnd"/>
      <w:r w:rsidR="003B5297" w:rsidRPr="00C85498">
        <w:rPr>
          <w:rFonts w:ascii="Times New Roman" w:hAnsi="Times New Roman" w:cs="Times New Roman"/>
        </w:rPr>
        <w:t xml:space="preserve"> </w:t>
      </w:r>
      <w:proofErr w:type="spellStart"/>
      <w:r w:rsidR="003B5297" w:rsidRPr="00C85498">
        <w:rPr>
          <w:rFonts w:ascii="Times New Roman" w:hAnsi="Times New Roman" w:cs="Times New Roman"/>
        </w:rPr>
        <w:t>level</w:t>
      </w:r>
      <w:r w:rsidR="00BB0F21" w:rsidRPr="00C85498">
        <w:rPr>
          <w:rFonts w:ascii="Times New Roman" w:hAnsi="Times New Roman" w:cs="Times New Roman"/>
        </w:rPr>
        <w:t>s</w:t>
      </w:r>
      <w:proofErr w:type="spellEnd"/>
      <w:r w:rsidR="003B5297" w:rsidRPr="00C85498">
        <w:rPr>
          <w:rFonts w:ascii="Times New Roman" w:hAnsi="Times New Roman" w:cs="Times New Roman"/>
        </w:rPr>
        <w:t xml:space="preserve">”. Con ello, la calificación </w:t>
      </w:r>
      <w:r w:rsidR="00BB0F21" w:rsidRPr="00C85498">
        <w:rPr>
          <w:rFonts w:ascii="Times New Roman" w:hAnsi="Times New Roman" w:cs="Times New Roman"/>
        </w:rPr>
        <w:t>“</w:t>
      </w:r>
      <w:r w:rsidR="003B5297" w:rsidRPr="00C85498">
        <w:rPr>
          <w:rFonts w:ascii="Times New Roman" w:hAnsi="Times New Roman" w:cs="Times New Roman"/>
        </w:rPr>
        <w:t>baja</w:t>
      </w:r>
      <w:r w:rsidR="00BB0F21" w:rsidRPr="00C85498">
        <w:rPr>
          <w:rFonts w:ascii="Times New Roman" w:hAnsi="Times New Roman" w:cs="Times New Roman"/>
        </w:rPr>
        <w:t>”</w:t>
      </w:r>
      <w:r w:rsidR="003B5297" w:rsidRPr="00C85498">
        <w:rPr>
          <w:rFonts w:ascii="Times New Roman" w:hAnsi="Times New Roman" w:cs="Times New Roman"/>
        </w:rPr>
        <w:t xml:space="preserve"> comprende a las ocupaciones en las cuales dicho dígito toma el valor 9 (</w:t>
      </w:r>
      <w:proofErr w:type="spellStart"/>
      <w:r w:rsidR="003B5297" w:rsidRPr="00C85498">
        <w:rPr>
          <w:rFonts w:ascii="Times New Roman" w:hAnsi="Times New Roman" w:cs="Times New Roman"/>
          <w:i/>
        </w:rPr>
        <w:t>elementary</w:t>
      </w:r>
      <w:proofErr w:type="spellEnd"/>
      <w:r w:rsidR="003B5297" w:rsidRPr="00C85498">
        <w:rPr>
          <w:rFonts w:ascii="Times New Roman" w:hAnsi="Times New Roman" w:cs="Times New Roman"/>
          <w:i/>
        </w:rPr>
        <w:t xml:space="preserve"> </w:t>
      </w:r>
      <w:proofErr w:type="spellStart"/>
      <w:r w:rsidR="003B5297" w:rsidRPr="00C85498">
        <w:rPr>
          <w:rFonts w:ascii="Times New Roman" w:hAnsi="Times New Roman" w:cs="Times New Roman"/>
          <w:i/>
        </w:rPr>
        <w:t>occupations</w:t>
      </w:r>
      <w:proofErr w:type="spellEnd"/>
      <w:r w:rsidR="003B5297" w:rsidRPr="00C85498">
        <w:rPr>
          <w:rFonts w:ascii="Times New Roman" w:hAnsi="Times New Roman" w:cs="Times New Roman"/>
        </w:rPr>
        <w:t xml:space="preserve">), la calificación “media” a aquellas que presentan valores de 4 a 8, y la “alta” a </w:t>
      </w:r>
      <w:r w:rsidR="003B5297" w:rsidRPr="00C85498">
        <w:rPr>
          <w:rFonts w:ascii="Times New Roman" w:hAnsi="Times New Roman" w:cs="Times New Roman"/>
        </w:rPr>
        <w:lastRenderedPageBreak/>
        <w:t xml:space="preserve">las que </w:t>
      </w:r>
      <w:r w:rsidR="00BB0F21" w:rsidRPr="00C85498">
        <w:rPr>
          <w:rFonts w:ascii="Times New Roman" w:hAnsi="Times New Roman" w:cs="Times New Roman"/>
        </w:rPr>
        <w:t xml:space="preserve">se encuentran los </w:t>
      </w:r>
      <w:proofErr w:type="spellStart"/>
      <w:r w:rsidR="00BB0F21" w:rsidRPr="00C85498">
        <w:rPr>
          <w:rFonts w:ascii="Times New Roman" w:hAnsi="Times New Roman" w:cs="Times New Roman"/>
          <w:i/>
        </w:rPr>
        <w:t>major</w:t>
      </w:r>
      <w:proofErr w:type="spellEnd"/>
      <w:r w:rsidR="00BB0F21" w:rsidRPr="00C85498">
        <w:rPr>
          <w:rFonts w:ascii="Times New Roman" w:hAnsi="Times New Roman" w:cs="Times New Roman"/>
          <w:i/>
        </w:rPr>
        <w:t xml:space="preserve"> </w:t>
      </w:r>
      <w:proofErr w:type="spellStart"/>
      <w:r w:rsidR="00BB0F21" w:rsidRPr="00C85498">
        <w:rPr>
          <w:rFonts w:ascii="Times New Roman" w:hAnsi="Times New Roman" w:cs="Times New Roman"/>
          <w:i/>
        </w:rPr>
        <w:t>groups</w:t>
      </w:r>
      <w:proofErr w:type="spellEnd"/>
      <w:r w:rsidR="003B5297" w:rsidRPr="00C85498">
        <w:rPr>
          <w:rFonts w:ascii="Times New Roman" w:hAnsi="Times New Roman" w:cs="Times New Roman"/>
        </w:rPr>
        <w:t xml:space="preserve"> 1 a 3.</w:t>
      </w:r>
      <w:r w:rsidR="004752B3" w:rsidRPr="00C85498">
        <w:rPr>
          <w:rFonts w:ascii="Times New Roman" w:hAnsi="Times New Roman" w:cs="Times New Roman"/>
        </w:rPr>
        <w:t xml:space="preserve"> </w:t>
      </w:r>
      <w:r w:rsidR="003B5297" w:rsidRPr="00C85498">
        <w:rPr>
          <w:rFonts w:ascii="Times New Roman" w:hAnsi="Times New Roman" w:cs="Times New Roman"/>
        </w:rPr>
        <w:t>Por último,</w:t>
      </w:r>
      <w:r w:rsidRPr="00C85498">
        <w:rPr>
          <w:rFonts w:ascii="Times New Roman" w:hAnsi="Times New Roman" w:cs="Times New Roman"/>
        </w:rPr>
        <w:t xml:space="preserve"> </w:t>
      </w:r>
      <w:r w:rsidR="003B5297" w:rsidRPr="00C85498">
        <w:rPr>
          <w:rFonts w:ascii="Times New Roman" w:hAnsi="Times New Roman" w:cs="Times New Roman"/>
        </w:rPr>
        <w:t xml:space="preserve">para las ocupaciones de </w:t>
      </w:r>
      <w:r w:rsidRPr="00C85498">
        <w:rPr>
          <w:rFonts w:ascii="Times New Roman" w:hAnsi="Times New Roman" w:cs="Times New Roman"/>
        </w:rPr>
        <w:t xml:space="preserve">Estados Unidos, se realizó un doble </w:t>
      </w:r>
      <w:proofErr w:type="spellStart"/>
      <w:r w:rsidRPr="00C85498">
        <w:rPr>
          <w:rFonts w:ascii="Times New Roman" w:hAnsi="Times New Roman" w:cs="Times New Roman"/>
          <w:i/>
        </w:rPr>
        <w:t>crosswalk</w:t>
      </w:r>
      <w:proofErr w:type="spellEnd"/>
      <w:r w:rsidRPr="00C85498">
        <w:rPr>
          <w:rFonts w:ascii="Times New Roman" w:hAnsi="Times New Roman" w:cs="Times New Roman"/>
        </w:rPr>
        <w:t xml:space="preserve"> de</w:t>
      </w:r>
      <w:r w:rsidR="003B5297" w:rsidRPr="00C85498">
        <w:rPr>
          <w:rFonts w:ascii="Times New Roman" w:hAnsi="Times New Roman" w:cs="Times New Roman"/>
        </w:rPr>
        <w:t>sde el clasificador</w:t>
      </w:r>
      <w:r w:rsidRPr="00C85498">
        <w:rPr>
          <w:rFonts w:ascii="Times New Roman" w:hAnsi="Times New Roman" w:cs="Times New Roman"/>
        </w:rPr>
        <w:t xml:space="preserve"> </w:t>
      </w:r>
      <w:r w:rsidR="003B5297" w:rsidRPr="00C85498">
        <w:rPr>
          <w:rFonts w:ascii="Times New Roman" w:hAnsi="Times New Roman" w:cs="Times New Roman"/>
        </w:rPr>
        <w:t xml:space="preserve">del </w:t>
      </w:r>
      <w:r w:rsidRPr="00C85498">
        <w:rPr>
          <w:rFonts w:ascii="Times New Roman" w:hAnsi="Times New Roman" w:cs="Times New Roman"/>
        </w:rPr>
        <w:t>Censo de Estados Unidos (</w:t>
      </w:r>
      <w:proofErr w:type="spellStart"/>
      <w:r w:rsidRPr="00C85498">
        <w:rPr>
          <w:rFonts w:ascii="Times New Roman" w:hAnsi="Times New Roman" w:cs="Times New Roman"/>
        </w:rPr>
        <w:t>Census</w:t>
      </w:r>
      <w:proofErr w:type="spellEnd"/>
      <w:r w:rsidRPr="00C85498">
        <w:rPr>
          <w:rFonts w:ascii="Times New Roman" w:hAnsi="Times New Roman" w:cs="Times New Roman"/>
        </w:rPr>
        <w:t xml:space="preserve"> 2010 </w:t>
      </w:r>
      <w:proofErr w:type="spellStart"/>
      <w:r w:rsidRPr="00C85498">
        <w:rPr>
          <w:rFonts w:ascii="Times New Roman" w:hAnsi="Times New Roman" w:cs="Times New Roman"/>
        </w:rPr>
        <w:t>Occupation</w:t>
      </w:r>
      <w:proofErr w:type="spellEnd"/>
      <w:r w:rsidRPr="00C85498">
        <w:rPr>
          <w:rFonts w:ascii="Times New Roman" w:hAnsi="Times New Roman" w:cs="Times New Roman"/>
        </w:rPr>
        <w:t xml:space="preserve"> Codes)</w:t>
      </w:r>
      <w:r w:rsidR="003B5297" w:rsidRPr="00C85498">
        <w:rPr>
          <w:rFonts w:ascii="Times New Roman" w:hAnsi="Times New Roman" w:cs="Times New Roman"/>
        </w:rPr>
        <w:t>,</w:t>
      </w:r>
      <w:r w:rsidRPr="00C85498">
        <w:rPr>
          <w:rFonts w:ascii="Times New Roman" w:hAnsi="Times New Roman" w:cs="Times New Roman"/>
        </w:rPr>
        <w:t xml:space="preserve"> para </w:t>
      </w:r>
      <w:r w:rsidR="00FE7AAF" w:rsidRPr="00C85498">
        <w:rPr>
          <w:rFonts w:ascii="Times New Roman" w:hAnsi="Times New Roman" w:cs="Times New Roman"/>
        </w:rPr>
        <w:t>identificar a</w:t>
      </w:r>
      <w:r w:rsidR="003B5297" w:rsidRPr="00C85498">
        <w:rPr>
          <w:rFonts w:ascii="Times New Roman" w:hAnsi="Times New Roman" w:cs="Times New Roman"/>
        </w:rPr>
        <w:t xml:space="preserve"> las ocupaciones</w:t>
      </w:r>
      <w:r w:rsidRPr="00C85498">
        <w:rPr>
          <w:rFonts w:ascii="Times New Roman" w:hAnsi="Times New Roman" w:cs="Times New Roman"/>
        </w:rPr>
        <w:t xml:space="preserve"> como pertenecientes a uno de los </w:t>
      </w:r>
      <w:proofErr w:type="spellStart"/>
      <w:r w:rsidRPr="00C85498">
        <w:rPr>
          <w:rFonts w:ascii="Times New Roman" w:hAnsi="Times New Roman" w:cs="Times New Roman"/>
          <w:i/>
        </w:rPr>
        <w:t>major</w:t>
      </w:r>
      <w:proofErr w:type="spellEnd"/>
      <w:r w:rsidRPr="00C85498">
        <w:rPr>
          <w:rFonts w:ascii="Times New Roman" w:hAnsi="Times New Roman" w:cs="Times New Roman"/>
          <w:i/>
        </w:rPr>
        <w:t xml:space="preserve"> </w:t>
      </w:r>
      <w:proofErr w:type="spellStart"/>
      <w:r w:rsidRPr="00C85498">
        <w:rPr>
          <w:rFonts w:ascii="Times New Roman" w:hAnsi="Times New Roman" w:cs="Times New Roman"/>
          <w:i/>
        </w:rPr>
        <w:t>groups</w:t>
      </w:r>
      <w:proofErr w:type="spellEnd"/>
      <w:r w:rsidRPr="00C85498">
        <w:rPr>
          <w:rFonts w:ascii="Times New Roman" w:hAnsi="Times New Roman" w:cs="Times New Roman"/>
        </w:rPr>
        <w:t xml:space="preserve"> </w:t>
      </w:r>
      <w:r w:rsidR="00FE7AAF" w:rsidRPr="00C85498">
        <w:rPr>
          <w:rFonts w:ascii="Times New Roman" w:hAnsi="Times New Roman" w:cs="Times New Roman"/>
        </w:rPr>
        <w:t>ISCO</w:t>
      </w:r>
      <w:r w:rsidRPr="00C85498">
        <w:rPr>
          <w:rFonts w:ascii="Times New Roman" w:hAnsi="Times New Roman" w:cs="Times New Roman"/>
        </w:rPr>
        <w:t>. En primera instancia se reclasifico hacia</w:t>
      </w:r>
      <w:r w:rsidR="00FE7AAF" w:rsidRPr="00C85498">
        <w:rPr>
          <w:rFonts w:ascii="Times New Roman" w:hAnsi="Times New Roman" w:cs="Times New Roman"/>
        </w:rPr>
        <w:t xml:space="preserve"> el clasificador SOC (Standard O</w:t>
      </w:r>
      <w:r w:rsidRPr="00C85498">
        <w:rPr>
          <w:rFonts w:ascii="Times New Roman" w:hAnsi="Times New Roman" w:cs="Times New Roman"/>
        </w:rPr>
        <w:t xml:space="preserve">ccupational </w:t>
      </w:r>
      <w:proofErr w:type="spellStart"/>
      <w:r w:rsidR="00FE7AAF" w:rsidRPr="00C85498">
        <w:rPr>
          <w:rFonts w:ascii="Times New Roman" w:hAnsi="Times New Roman" w:cs="Times New Roman"/>
        </w:rPr>
        <w:t>C</w:t>
      </w:r>
      <w:r w:rsidRPr="00C85498">
        <w:rPr>
          <w:rFonts w:ascii="Times New Roman" w:hAnsi="Times New Roman" w:cs="Times New Roman"/>
        </w:rPr>
        <w:t>lassification</w:t>
      </w:r>
      <w:proofErr w:type="spellEnd"/>
      <w:r w:rsidRPr="00C85498">
        <w:rPr>
          <w:rFonts w:ascii="Times New Roman" w:hAnsi="Times New Roman" w:cs="Times New Roman"/>
        </w:rPr>
        <w:t xml:space="preserve">), en base a la información provista por el propio IPUMS. </w:t>
      </w:r>
      <w:r w:rsidR="00AB2738" w:rsidRPr="00C85498">
        <w:rPr>
          <w:rFonts w:ascii="Times New Roman" w:hAnsi="Times New Roman" w:cs="Times New Roman"/>
        </w:rPr>
        <w:t xml:space="preserve">Dicha información permite realizar un </w:t>
      </w:r>
      <w:r w:rsidRPr="00C85498">
        <w:rPr>
          <w:rFonts w:ascii="Times New Roman" w:hAnsi="Times New Roman" w:cs="Times New Roman"/>
        </w:rPr>
        <w:t xml:space="preserve">cruce </w:t>
      </w:r>
      <w:r w:rsidR="00AB2738" w:rsidRPr="00C85498">
        <w:rPr>
          <w:rFonts w:ascii="Times New Roman" w:hAnsi="Times New Roman" w:cs="Times New Roman"/>
        </w:rPr>
        <w:t>de ocupaciones “</w:t>
      </w:r>
      <w:r w:rsidRPr="00C85498">
        <w:rPr>
          <w:rFonts w:ascii="Times New Roman" w:hAnsi="Times New Roman" w:cs="Times New Roman"/>
        </w:rPr>
        <w:t>1 a 1</w:t>
      </w:r>
      <w:r w:rsidR="00AB2738" w:rsidRPr="00C85498">
        <w:rPr>
          <w:rFonts w:ascii="Times New Roman" w:hAnsi="Times New Roman" w:cs="Times New Roman"/>
        </w:rPr>
        <w:t>”</w:t>
      </w:r>
      <w:r w:rsidRPr="00C85498">
        <w:rPr>
          <w:rFonts w:ascii="Times New Roman" w:hAnsi="Times New Roman" w:cs="Times New Roman"/>
        </w:rPr>
        <w:t xml:space="preserve"> (cada código </w:t>
      </w:r>
      <w:proofErr w:type="spellStart"/>
      <w:r w:rsidRPr="00C85498">
        <w:rPr>
          <w:rFonts w:ascii="Times New Roman" w:hAnsi="Times New Roman" w:cs="Times New Roman"/>
        </w:rPr>
        <w:t>Census</w:t>
      </w:r>
      <w:proofErr w:type="spellEnd"/>
      <w:r w:rsidRPr="00C85498">
        <w:rPr>
          <w:rFonts w:ascii="Times New Roman" w:hAnsi="Times New Roman" w:cs="Times New Roman"/>
        </w:rPr>
        <w:t xml:space="preserve"> se corresponde con un </w:t>
      </w:r>
      <w:r w:rsidR="00AB2738" w:rsidRPr="00C85498">
        <w:rPr>
          <w:rFonts w:ascii="Times New Roman" w:hAnsi="Times New Roman" w:cs="Times New Roman"/>
        </w:rPr>
        <w:t xml:space="preserve">código </w:t>
      </w:r>
      <w:r w:rsidRPr="00C85498">
        <w:rPr>
          <w:rFonts w:ascii="Times New Roman" w:hAnsi="Times New Roman" w:cs="Times New Roman"/>
        </w:rPr>
        <w:t xml:space="preserve">SOC). </w:t>
      </w:r>
      <w:r w:rsidR="00FE7AAF" w:rsidRPr="00C85498">
        <w:rPr>
          <w:rFonts w:ascii="Times New Roman" w:hAnsi="Times New Roman" w:cs="Times New Roman"/>
        </w:rPr>
        <w:t>Una vez reclasificadas hacia los códigos SOC</w:t>
      </w:r>
      <w:r w:rsidRPr="00C85498">
        <w:rPr>
          <w:rFonts w:ascii="Times New Roman" w:hAnsi="Times New Roman" w:cs="Times New Roman"/>
        </w:rPr>
        <w:t xml:space="preserve">, se realizó un cruce con </w:t>
      </w:r>
      <w:r w:rsidR="00FE7AAF" w:rsidRPr="00C85498">
        <w:rPr>
          <w:rFonts w:ascii="Times New Roman" w:hAnsi="Times New Roman" w:cs="Times New Roman"/>
        </w:rPr>
        <w:t xml:space="preserve">las ocupaciones definidas en el clasificador </w:t>
      </w:r>
      <w:r w:rsidRPr="00C85498">
        <w:rPr>
          <w:rFonts w:ascii="Times New Roman" w:hAnsi="Times New Roman" w:cs="Times New Roman"/>
        </w:rPr>
        <w:t>ISCO.</w:t>
      </w:r>
      <w:r w:rsidR="00FE7AAF" w:rsidRPr="00C85498">
        <w:rPr>
          <w:rFonts w:ascii="Times New Roman" w:hAnsi="Times New Roman" w:cs="Times New Roman"/>
        </w:rPr>
        <w:t xml:space="preserve"> La información sobre el </w:t>
      </w:r>
      <w:proofErr w:type="spellStart"/>
      <w:r w:rsidR="00FE7AAF" w:rsidRPr="00C85498">
        <w:rPr>
          <w:rFonts w:ascii="Times New Roman" w:hAnsi="Times New Roman" w:cs="Times New Roman"/>
          <w:i/>
        </w:rPr>
        <w:t>matching</w:t>
      </w:r>
      <w:proofErr w:type="spellEnd"/>
      <w:r w:rsidRPr="00C85498">
        <w:rPr>
          <w:rFonts w:ascii="Times New Roman" w:hAnsi="Times New Roman" w:cs="Times New Roman"/>
        </w:rPr>
        <w:t xml:space="preserve"> de ocupaciones </w:t>
      </w:r>
      <w:r w:rsidR="00FE7AAF" w:rsidRPr="00C85498">
        <w:rPr>
          <w:rFonts w:ascii="Times New Roman" w:hAnsi="Times New Roman" w:cs="Times New Roman"/>
        </w:rPr>
        <w:t>proviene</w:t>
      </w:r>
      <w:r w:rsidRPr="00C85498">
        <w:rPr>
          <w:rFonts w:ascii="Times New Roman" w:hAnsi="Times New Roman" w:cs="Times New Roman"/>
        </w:rPr>
        <w:t xml:space="preserve"> del </w:t>
      </w:r>
      <w:r w:rsidR="00FE7AAF" w:rsidRPr="00C85498">
        <w:rPr>
          <w:rFonts w:ascii="Times New Roman" w:hAnsi="Times New Roman" w:cs="Times New Roman"/>
        </w:rPr>
        <w:t xml:space="preserve">Bureau </w:t>
      </w:r>
      <w:proofErr w:type="spellStart"/>
      <w:r w:rsidR="00FE7AAF" w:rsidRPr="00C85498">
        <w:rPr>
          <w:rFonts w:ascii="Times New Roman" w:hAnsi="Times New Roman" w:cs="Times New Roman"/>
        </w:rPr>
        <w:t>of</w:t>
      </w:r>
      <w:proofErr w:type="spellEnd"/>
      <w:r w:rsidR="00FE7AAF" w:rsidRPr="00C85498">
        <w:rPr>
          <w:rFonts w:ascii="Times New Roman" w:hAnsi="Times New Roman" w:cs="Times New Roman"/>
        </w:rPr>
        <w:t xml:space="preserve"> Labour </w:t>
      </w:r>
      <w:proofErr w:type="spellStart"/>
      <w:r w:rsidR="00FE7AAF" w:rsidRPr="00C85498">
        <w:rPr>
          <w:rFonts w:ascii="Times New Roman" w:hAnsi="Times New Roman" w:cs="Times New Roman"/>
        </w:rPr>
        <w:t>Statistics</w:t>
      </w:r>
      <w:proofErr w:type="spellEnd"/>
      <w:r w:rsidRPr="00C85498">
        <w:rPr>
          <w:rFonts w:ascii="Times New Roman" w:hAnsi="Times New Roman" w:cs="Times New Roman"/>
        </w:rPr>
        <w:t xml:space="preserve"> </w:t>
      </w:r>
      <w:r w:rsidR="00FE7AAF" w:rsidRPr="00C85498">
        <w:rPr>
          <w:rFonts w:ascii="Times New Roman" w:hAnsi="Times New Roman" w:cs="Times New Roman"/>
        </w:rPr>
        <w:t xml:space="preserve">(BLS) </w:t>
      </w:r>
      <w:r w:rsidRPr="00C85498">
        <w:rPr>
          <w:rFonts w:ascii="Times New Roman" w:hAnsi="Times New Roman" w:cs="Times New Roman"/>
        </w:rPr>
        <w:t>de USA. Para los casos en donde una ocupación catalogada en el SOC se correspondía con ocupaciones pertenecientes a distintos grandes grupos de ISCO se aleatorizó la asignación</w:t>
      </w:r>
      <w:r w:rsidR="005F4A26" w:rsidRPr="00C85498">
        <w:rPr>
          <w:rFonts w:ascii="Times New Roman" w:hAnsi="Times New Roman" w:cs="Times New Roman"/>
        </w:rPr>
        <w:t>, con igualdad de probabilidad para cada una de las variantes</w:t>
      </w:r>
      <w:r w:rsidRPr="00C85498">
        <w:rPr>
          <w:rFonts w:ascii="Times New Roman" w:hAnsi="Times New Roman" w:cs="Times New Roman"/>
        </w:rPr>
        <w:t>.</w:t>
      </w:r>
    </w:p>
    <w:p w14:paraId="4E9D4295" w14:textId="77777777" w:rsidR="00DD17F2" w:rsidRPr="00C85498" w:rsidRDefault="00DD17F2" w:rsidP="00DA1286">
      <w:pPr>
        <w:tabs>
          <w:tab w:val="left" w:pos="3681"/>
        </w:tabs>
        <w:spacing w:after="120" w:line="240" w:lineRule="auto"/>
        <w:jc w:val="both"/>
        <w:rPr>
          <w:rFonts w:ascii="Times New Roman" w:hAnsi="Times New Roman" w:cs="Times New Roman"/>
        </w:rPr>
      </w:pPr>
    </w:p>
    <w:p w14:paraId="7A759741" w14:textId="319D7EFD" w:rsidR="000A7517" w:rsidRPr="00C85498" w:rsidRDefault="00711B02" w:rsidP="00DA1286">
      <w:pPr>
        <w:pStyle w:val="Prrafodelista"/>
        <w:numPr>
          <w:ilvl w:val="1"/>
          <w:numId w:val="1"/>
        </w:numPr>
        <w:spacing w:after="120" w:line="240" w:lineRule="auto"/>
        <w:rPr>
          <w:rFonts w:ascii="Times New Roman" w:hAnsi="Times New Roman" w:cs="Times New Roman"/>
          <w:b/>
          <w:bCs/>
        </w:rPr>
      </w:pPr>
      <w:r w:rsidRPr="00C85498">
        <w:rPr>
          <w:rFonts w:ascii="Times New Roman" w:hAnsi="Times New Roman" w:cs="Times New Roman"/>
          <w:b/>
          <w:bCs/>
        </w:rPr>
        <w:t>Anexo 2.</w:t>
      </w:r>
      <w:r w:rsidR="00190E32">
        <w:rPr>
          <w:rFonts w:ascii="Times New Roman" w:hAnsi="Times New Roman" w:cs="Times New Roman"/>
          <w:b/>
          <w:bCs/>
        </w:rPr>
        <w:t xml:space="preserve"> </w:t>
      </w:r>
    </w:p>
    <w:p w14:paraId="36DEAD16" w14:textId="180F6A55" w:rsidR="00FF0D07" w:rsidRPr="00C85498" w:rsidRDefault="00FF0D07" w:rsidP="00DA1286">
      <w:pPr>
        <w:tabs>
          <w:tab w:val="left" w:pos="3681"/>
        </w:tabs>
        <w:spacing w:after="120" w:line="240" w:lineRule="auto"/>
        <w:rPr>
          <w:rFonts w:ascii="Times New Roman" w:hAnsi="Times New Roman" w:cs="Times New Roman"/>
          <w:noProof/>
          <w:lang w:eastAsia="es-AR"/>
        </w:rPr>
      </w:pPr>
      <w:r w:rsidRPr="00C85498">
        <w:rPr>
          <w:rFonts w:ascii="Times New Roman" w:hAnsi="Times New Roman" w:cs="Times New Roman"/>
          <w:b/>
        </w:rPr>
        <w:t xml:space="preserve">Gráfico </w:t>
      </w:r>
      <w:r w:rsidR="00702D9A">
        <w:rPr>
          <w:rFonts w:ascii="Times New Roman" w:hAnsi="Times New Roman" w:cs="Times New Roman"/>
          <w:b/>
        </w:rPr>
        <w:t>A.2</w:t>
      </w:r>
      <w:r w:rsidRPr="00C85498">
        <w:rPr>
          <w:rFonts w:ascii="Times New Roman" w:hAnsi="Times New Roman" w:cs="Times New Roman"/>
          <w:b/>
        </w:rPr>
        <w:t>: Proporción de asalariados según distintas expresiones de la precariedad. Año 2018</w:t>
      </w:r>
      <w:r w:rsidRPr="00C85498">
        <w:rPr>
          <w:rFonts w:ascii="Times New Roman" w:hAnsi="Times New Roman" w:cs="Times New Roman"/>
          <w:noProof/>
          <w:lang w:eastAsia="es-AR"/>
        </w:rPr>
        <w:t xml:space="preserve"> </w:t>
      </w:r>
    </w:p>
    <w:p w14:paraId="17A2FF49" w14:textId="4B8BBE19" w:rsidR="00FF0D07" w:rsidRPr="00C85498" w:rsidRDefault="00013910" w:rsidP="00DA1286">
      <w:pPr>
        <w:tabs>
          <w:tab w:val="left" w:pos="3681"/>
        </w:tabs>
        <w:spacing w:after="120" w:line="240" w:lineRule="auto"/>
        <w:rPr>
          <w:rFonts w:ascii="Times New Roman" w:hAnsi="Times New Roman" w:cs="Times New Roman"/>
          <w:noProof/>
          <w:lang w:eastAsia="es-AR"/>
        </w:rPr>
      </w:pPr>
      <w:r>
        <w:rPr>
          <w:rFonts w:ascii="Times New Roman" w:hAnsi="Times New Roman" w:cs="Times New Roman"/>
          <w:noProof/>
          <w:lang w:eastAsia="es-AR"/>
        </w:rPr>
        <w:pict w14:anchorId="693F9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35pt;height:240.45pt">
            <v:imagedata r:id="rId18" o:title="tasas separadas"/>
          </v:shape>
        </w:pict>
      </w:r>
    </w:p>
    <w:p w14:paraId="1A835E75" w14:textId="77777777" w:rsidR="00FF0D07" w:rsidRPr="00C85498" w:rsidRDefault="00FF0D07" w:rsidP="00DA1286">
      <w:pPr>
        <w:spacing w:after="120" w:line="240" w:lineRule="auto"/>
        <w:jc w:val="center"/>
        <w:rPr>
          <w:rFonts w:ascii="Times New Roman" w:hAnsi="Times New Roman" w:cs="Times New Roman"/>
        </w:rPr>
      </w:pPr>
      <w:r w:rsidRPr="00C85498">
        <w:rPr>
          <w:rFonts w:ascii="Times New Roman" w:hAnsi="Times New Roman" w:cs="Times New Roman"/>
          <w:b/>
          <w:bCs/>
        </w:rPr>
        <w:t>Fuente:</w:t>
      </w:r>
      <w:r w:rsidRPr="00C85498">
        <w:rPr>
          <w:rFonts w:ascii="Times New Roman" w:hAnsi="Times New Roman" w:cs="Times New Roman"/>
        </w:rPr>
        <w:t xml:space="preserve"> elaboración propia en base a EPH, LFS y CPS</w:t>
      </w:r>
    </w:p>
    <w:p w14:paraId="4992F8E2" w14:textId="4F99229E" w:rsidR="00FF0D07" w:rsidRPr="00C85498" w:rsidRDefault="00FF0D07" w:rsidP="00DA1286">
      <w:pPr>
        <w:spacing w:after="120" w:line="240" w:lineRule="auto"/>
        <w:jc w:val="both"/>
        <w:rPr>
          <w:rFonts w:ascii="Times New Roman" w:hAnsi="Times New Roman" w:cs="Times New Roman"/>
        </w:rPr>
      </w:pPr>
    </w:p>
    <w:sectPr w:rsidR="00FF0D07" w:rsidRPr="00C85498" w:rsidSect="00DA1286">
      <w:footerReference w:type="default" r:id="rId19"/>
      <w:pgSz w:w="12240" w:h="15840"/>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cundo Lastra" w:date="2021-06-11T10:18:00Z" w:initials="FL">
    <w:p w14:paraId="671B0F96" w14:textId="1BF5FCF2" w:rsidR="00AC6E98" w:rsidRDefault="00AC6E98">
      <w:pPr>
        <w:pStyle w:val="Textocomentario"/>
      </w:pPr>
      <w:r>
        <w:rPr>
          <w:rStyle w:val="Refdecomentario"/>
        </w:rPr>
        <w:annotationRef/>
      </w:r>
      <w:r>
        <w:t xml:space="preserve">Van otras alternativas teniendo en cuenta lo que nos comentaron: </w:t>
      </w:r>
    </w:p>
    <w:p w14:paraId="5642BED6" w14:textId="2DEB039E" w:rsidR="00AC6E98" w:rsidRDefault="00AC6E98">
      <w:pPr>
        <w:pStyle w:val="Textocomentario"/>
      </w:pPr>
      <w:r>
        <w:t>-La precariedad laboral en la Argentina reciente</w:t>
      </w:r>
      <w:r w:rsidR="00B9016A">
        <w:t xml:space="preserve">: un análisis comparativo sobre relación entre precariedad, </w:t>
      </w:r>
      <w:proofErr w:type="spellStart"/>
      <w:r w:rsidR="00B9016A">
        <w:t>califcación</w:t>
      </w:r>
      <w:proofErr w:type="spellEnd"/>
      <w:r w:rsidR="00B9016A">
        <w:t xml:space="preserve"> y el tamaño de las unidades productivas.</w:t>
      </w:r>
    </w:p>
    <w:p w14:paraId="774FDA78" w14:textId="4CA21434" w:rsidR="00AC6E98" w:rsidRDefault="00AC6E98">
      <w:pPr>
        <w:pStyle w:val="Textocomentario"/>
      </w:pPr>
      <w:r>
        <w:t xml:space="preserve">-Un análisis comparativo de las condiciones laborales en </w:t>
      </w:r>
      <w:proofErr w:type="spellStart"/>
      <w:r>
        <w:t>Aregentina</w:t>
      </w:r>
      <w:proofErr w:type="spellEnd"/>
      <w:r>
        <w:t xml:space="preserve"> (2018)</w:t>
      </w:r>
      <w:r w:rsidR="00B9016A">
        <w:t xml:space="preserve">. La relación entre precariedad, </w:t>
      </w:r>
      <w:proofErr w:type="spellStart"/>
      <w:r w:rsidR="00B9016A">
        <w:t>califcación</w:t>
      </w:r>
      <w:proofErr w:type="spellEnd"/>
      <w:r w:rsidR="00B9016A">
        <w:t xml:space="preserve"> y el tamaño de las unidades productivas.</w:t>
      </w:r>
    </w:p>
    <w:p w14:paraId="6A4E6A65" w14:textId="77777777" w:rsidR="00AC6E98" w:rsidRDefault="00AC6E98">
      <w:pPr>
        <w:pStyle w:val="Textocomentario"/>
      </w:pPr>
    </w:p>
    <w:p w14:paraId="3A1C04C5" w14:textId="6C643E84" w:rsidR="00AC6E98" w:rsidRDefault="00AC6E98">
      <w:pPr>
        <w:pStyle w:val="Textocomentario"/>
      </w:pPr>
      <w:r>
        <w:t>Uno de los comentarios dice que lo de la comparación mundial no debería aparece en el título. Me parece cualquiera ese comentario, porque la comparación mundial es central</w:t>
      </w:r>
      <w:r w:rsidR="00B9016A">
        <w:t xml:space="preserve"> en el artículo</w:t>
      </w:r>
      <w:r>
        <w:t>.</w:t>
      </w:r>
    </w:p>
    <w:p w14:paraId="1F89959E" w14:textId="7C3D9654" w:rsidR="00B9016A" w:rsidRDefault="00B9016A">
      <w:pPr>
        <w:pStyle w:val="Textocomentario"/>
      </w:pPr>
    </w:p>
    <w:p w14:paraId="61BCFCBD" w14:textId="538B71D3" w:rsidR="00B9016A" w:rsidRDefault="00B9016A">
      <w:pPr>
        <w:pStyle w:val="Textocomentario"/>
      </w:pPr>
      <w:r>
        <w:t xml:space="preserve">Otro comentario dice que tenemos que mencionar explícitamente las variables estudiadas. Tampoco me gusta, pero tiene un poco más de sentido. Intenté que </w:t>
      </w:r>
      <w:proofErr w:type="gramStart"/>
      <w:r>
        <w:t>quede</w:t>
      </w:r>
      <w:proofErr w:type="gramEnd"/>
      <w:r>
        <w:t xml:space="preserve"> reflejado en las dos propuestas de título que aparecen más arriba.</w:t>
      </w:r>
    </w:p>
    <w:p w14:paraId="68377079" w14:textId="77777777" w:rsidR="00AC6E98" w:rsidRDefault="00AC6E98">
      <w:pPr>
        <w:pStyle w:val="Textocomentario"/>
      </w:pPr>
    </w:p>
    <w:p w14:paraId="0B6C24D1" w14:textId="599FF2EE" w:rsidR="00AC6E98" w:rsidRDefault="00AC6E98">
      <w:pPr>
        <w:pStyle w:val="Textocomentario"/>
      </w:pPr>
    </w:p>
  </w:comment>
  <w:comment w:id="1" w:author="Guido Weksler" w:date="2021-06-11T15:37:00Z" w:initials="GW">
    <w:p w14:paraId="295193FC" w14:textId="3E5196E7" w:rsidR="008536F0" w:rsidRDefault="008536F0">
      <w:pPr>
        <w:pStyle w:val="Textocomentario"/>
      </w:pPr>
      <w:r>
        <w:rPr>
          <w:rStyle w:val="Refdecomentario"/>
        </w:rPr>
        <w:annotationRef/>
      </w:r>
      <w:r>
        <w:t>Coincido que la comparación internacional es algo clave del trabajo. Me gusta la primera opción de este comentario. Quizás pondría “calidad del empleo” en vez de precariedad (creo que ese término por ahí les hizo ruido), que incluso refiere en cierto modo al nivel de salarios. Retocando un poco propongo:</w:t>
      </w:r>
      <w:r>
        <w:br/>
      </w:r>
    </w:p>
    <w:p w14:paraId="6ECBAE19" w14:textId="33B7C8E5" w:rsidR="00363EA1" w:rsidRDefault="008536F0" w:rsidP="008536F0">
      <w:pPr>
        <w:pStyle w:val="Textocomentario"/>
      </w:pPr>
      <w:proofErr w:type="gramStart"/>
      <w:r>
        <w:t>-“</w:t>
      </w:r>
      <w:proofErr w:type="gramEnd"/>
      <w:r>
        <w:t>La calidad del empleo en la Argentina reciente: un análisis sobre su relación con la calificación y el tamaño de las unidades productivas en perspectiva comparada”</w:t>
      </w:r>
      <w:r w:rsidR="00DC0BDB">
        <w:t>.</w:t>
      </w:r>
      <w:r w:rsidR="00DC0BDB">
        <w:br/>
      </w:r>
      <w:r w:rsidR="00363EA1">
        <w:br/>
        <w:t>Otra opción podría ser la siguiente que mete 2 variantes: salarios como algo en sí aparte de calidad del empleo y reemplazo de rezago productivo x tamaño de establecimiento (metería calificación en 2do lugar en tanto el rezago es un argumento más fuerte)</w:t>
      </w:r>
    </w:p>
    <w:p w14:paraId="39A6F148" w14:textId="0987D1BD" w:rsidR="008536F0" w:rsidRDefault="00363EA1" w:rsidP="008536F0">
      <w:pPr>
        <w:pStyle w:val="Textocomentario"/>
      </w:pPr>
      <w:r>
        <w:br/>
      </w:r>
      <w:proofErr w:type="gramStart"/>
      <w:r>
        <w:t>-“</w:t>
      </w:r>
      <w:proofErr w:type="gramEnd"/>
      <w:r>
        <w:t>Salarios y calidad del empleo en la Argentina reciente: un análisis sobre su relación con el rezago productivo y la calificación en perspectiva comparada”.</w:t>
      </w:r>
      <w:r w:rsidR="00DC0BDB">
        <w:br/>
      </w:r>
      <w:r>
        <w:br/>
        <w:t xml:space="preserve">Se que lo pidió, pero no me gusta igual lo de incluir las variables en el título tal cual. Me suena muy de econometría de “tiré la regresión contralando x esto y aquello”. </w:t>
      </w:r>
    </w:p>
    <w:p w14:paraId="2E0CF3A2" w14:textId="0FD163AD" w:rsidR="008536F0" w:rsidRDefault="008536F0">
      <w:pPr>
        <w:pStyle w:val="Textocomentario"/>
      </w:pPr>
    </w:p>
  </w:comment>
  <w:comment w:id="2" w:author="Facundo Lastra" w:date="2021-06-11T11:08:00Z" w:initials="FL">
    <w:p w14:paraId="419CA5CE" w14:textId="6EDDC147" w:rsidR="004E22EC" w:rsidRDefault="004E22EC">
      <w:pPr>
        <w:pStyle w:val="Textocomentario"/>
      </w:pPr>
      <w:r>
        <w:rPr>
          <w:rStyle w:val="Refdecomentario"/>
        </w:rPr>
        <w:annotationRef/>
      </w:r>
      <w:r>
        <w:t xml:space="preserve">Creo que en el resumen quedaba medio colgado la frase sobre la </w:t>
      </w:r>
      <w:proofErr w:type="spellStart"/>
      <w:r>
        <w:t>distintinción</w:t>
      </w:r>
      <w:proofErr w:type="spellEnd"/>
      <w:r>
        <w:t xml:space="preserve"> entre ‘buenos’ y ‘malas’ condiciones de trabajo.</w:t>
      </w:r>
    </w:p>
  </w:comment>
  <w:comment w:id="26" w:author="Guido Weksler" w:date="2021-06-11T15:58:00Z" w:initials="GW">
    <w:p w14:paraId="633A6997" w14:textId="68C3B514" w:rsidR="00DC0BDB" w:rsidRDefault="00DC0BDB">
      <w:pPr>
        <w:pStyle w:val="Textocomentario"/>
      </w:pPr>
      <w:r>
        <w:rPr>
          <w:rStyle w:val="Refdecomentario"/>
        </w:rPr>
        <w:annotationRef/>
      </w:r>
      <w:r>
        <w:t>Acá del resto de las variables no decimos nada</w:t>
      </w:r>
    </w:p>
  </w:comment>
  <w:comment w:id="28" w:author="Facundo Lastra" w:date="2021-06-11T11:18:00Z" w:initials="FL">
    <w:p w14:paraId="58A59A20" w14:textId="77777777" w:rsidR="00882FFE" w:rsidRDefault="00882FFE" w:rsidP="00882FFE">
      <w:pPr>
        <w:pStyle w:val="Textocomentario"/>
      </w:pPr>
      <w:r>
        <w:rPr>
          <w:rStyle w:val="Refdecomentario"/>
        </w:rPr>
        <w:annotationRef/>
      </w:r>
      <w:r>
        <w:t>Comentar cuál es la magnitud de esta diferencia.</w:t>
      </w:r>
    </w:p>
  </w:comment>
  <w:comment w:id="19" w:author="Guido Weksler" w:date="2021-06-11T15:48:00Z" w:initials="GW">
    <w:p w14:paraId="2D79AF19" w14:textId="7C9D7A5F" w:rsidR="004036E7" w:rsidRDefault="004036E7">
      <w:pPr>
        <w:pStyle w:val="Textocomentario"/>
      </w:pPr>
      <w:r>
        <w:rPr>
          <w:rStyle w:val="Refdecomentario"/>
        </w:rPr>
        <w:annotationRef/>
      </w:r>
      <w:r>
        <w:t xml:space="preserve">Tal vez para nosotros es obvio, pero para otros puede ser un aporte el hecho que se ve en el gráfico de los perfiles sobre la alta concentración del empleo en pequeños capitales (vis a vis el resto de los países). Tal vez se puede traer eso como parte de los hallazgos. Decir algo del estilo “Argentina, y </w:t>
      </w:r>
      <w:r w:rsidR="00DC0BDB">
        <w:t xml:space="preserve">otros </w:t>
      </w:r>
      <w:r>
        <w:t>países con rezago productivo y alta concentración del empleo en pequeños establecimientos muestran peores indicadores laborales en general en todos los estratos</w:t>
      </w:r>
      <w:proofErr w:type="gramStart"/>
      <w:r>
        <w:t xml:space="preserve">” </w:t>
      </w:r>
      <w:r w:rsidR="00013910">
        <w:t>.</w:t>
      </w:r>
      <w:proofErr w:type="gramEnd"/>
      <w:r w:rsidR="00013910">
        <w:t xml:space="preserve"> Lo </w:t>
      </w:r>
      <w:proofErr w:type="spellStart"/>
      <w:r w:rsidR="00013910">
        <w:t>intengo</w:t>
      </w:r>
      <w:proofErr w:type="spellEnd"/>
      <w:r w:rsidR="00013910">
        <w:t xml:space="preserve"> agregar más abajo en la </w:t>
      </w:r>
      <w:proofErr w:type="spellStart"/>
      <w:r w:rsidR="00013910">
        <w:t>intro</w:t>
      </w:r>
      <w:proofErr w:type="spellEnd"/>
      <w:r>
        <w:br/>
      </w:r>
      <w:r w:rsidR="00013910">
        <w:br/>
      </w:r>
      <w:proofErr w:type="spellStart"/>
      <w:r>
        <w:t>Osea</w:t>
      </w:r>
      <w:proofErr w:type="spellEnd"/>
      <w:r>
        <w:t xml:space="preserve">, para </w:t>
      </w:r>
      <w:proofErr w:type="spellStart"/>
      <w:r>
        <w:t>mi</w:t>
      </w:r>
      <w:proofErr w:type="spellEnd"/>
      <w:r>
        <w:t xml:space="preserve"> la estratificación es lo conocido claramente (y de ahí que nos pegaron por </w:t>
      </w:r>
      <w:proofErr w:type="gramStart"/>
      <w:r>
        <w:t xml:space="preserve">eso </w:t>
      </w:r>
      <w:r w:rsidR="00013910">
        <w:t>)</w:t>
      </w:r>
      <w:proofErr w:type="gramEnd"/>
      <w:r w:rsidR="00013910">
        <w:t>.</w:t>
      </w:r>
      <w:r>
        <w:t xml:space="preserve"> </w:t>
      </w:r>
      <w:r w:rsidR="00013910">
        <w:t>L</w:t>
      </w:r>
      <w:r>
        <w:t xml:space="preserve">o que es más original y ahí creo que coincido </w:t>
      </w:r>
      <w:r w:rsidR="00013910">
        <w:t xml:space="preserve">ahí </w:t>
      </w:r>
      <w:proofErr w:type="gramStart"/>
      <w:r w:rsidR="00013910">
        <w:t xml:space="preserve">con </w:t>
      </w:r>
      <w:r>
        <w:t xml:space="preserve"> </w:t>
      </w:r>
      <w:proofErr w:type="spellStart"/>
      <w:r>
        <w:t>facu</w:t>
      </w:r>
      <w:proofErr w:type="spellEnd"/>
      <w:proofErr w:type="gramEnd"/>
      <w:r>
        <w:t xml:space="preserve"> es cuando se lo pone en relación </w:t>
      </w:r>
      <w:r w:rsidR="00013910">
        <w:t>internacional</w:t>
      </w:r>
    </w:p>
  </w:comment>
  <w:comment w:id="33" w:author="Guido Weksler" w:date="2021-06-11T16:04:00Z" w:initials="GW">
    <w:p w14:paraId="7CC51B16" w14:textId="77777777" w:rsidR="00DC0BDB" w:rsidRDefault="00DC0BDB" w:rsidP="00DC0BDB">
      <w:pPr>
        <w:pStyle w:val="Default"/>
        <w:rPr>
          <w:sz w:val="23"/>
          <w:szCs w:val="23"/>
        </w:rPr>
      </w:pPr>
      <w:r>
        <w:rPr>
          <w:rStyle w:val="Refdecomentario"/>
        </w:rPr>
        <w:annotationRef/>
      </w:r>
      <w:r>
        <w:rPr>
          <w:sz w:val="23"/>
          <w:szCs w:val="23"/>
        </w:rPr>
        <w:t>no sitúa adecuadamente el problema de investigación ni desarrolla los antecedentes de la investigación solo hace alusión a que “</w:t>
      </w:r>
      <w:r>
        <w:rPr>
          <w:i/>
          <w:iCs/>
          <w:sz w:val="23"/>
          <w:szCs w:val="23"/>
        </w:rPr>
        <w:t>Numerosos estudios del mercado de trabajo argentino han identificado el sostenido deterioro evidenciado desde la década del 1970…”</w:t>
      </w:r>
    </w:p>
    <w:p w14:paraId="7AABADE9" w14:textId="77777777" w:rsidR="00DC0BDB" w:rsidRDefault="00DC0BDB" w:rsidP="00DC0BDB">
      <w:pPr>
        <w:pStyle w:val="Default"/>
        <w:rPr>
          <w:sz w:val="23"/>
          <w:szCs w:val="23"/>
        </w:rPr>
      </w:pPr>
    </w:p>
    <w:p w14:paraId="029AFA87" w14:textId="0AA8C557" w:rsidR="00DC0BDB" w:rsidRPr="00DC0BDB" w:rsidRDefault="00DC0BDB" w:rsidP="00DC0BDB">
      <w:pPr>
        <w:pStyle w:val="Default"/>
        <w:rPr>
          <w:i/>
          <w:iCs/>
          <w:sz w:val="23"/>
          <w:szCs w:val="23"/>
        </w:rPr>
      </w:pPr>
      <w:r>
        <w:rPr>
          <w:sz w:val="23"/>
          <w:szCs w:val="23"/>
        </w:rPr>
        <w:t xml:space="preserve">Para mi acá no le gustó que </w:t>
      </w:r>
      <w:proofErr w:type="gramStart"/>
      <w:r>
        <w:rPr>
          <w:sz w:val="23"/>
          <w:szCs w:val="23"/>
        </w:rPr>
        <w:t>hablamos</w:t>
      </w:r>
      <w:proofErr w:type="gramEnd"/>
      <w:r>
        <w:rPr>
          <w:sz w:val="23"/>
          <w:szCs w:val="23"/>
        </w:rPr>
        <w:t xml:space="preserve"> de tendencias históricas cuando nosotros miramos una foto en 2018. Una posibilidad p subsanar eso es que la </w:t>
      </w:r>
      <w:proofErr w:type="spellStart"/>
      <w:r>
        <w:rPr>
          <w:sz w:val="23"/>
          <w:szCs w:val="23"/>
        </w:rPr>
        <w:t>intro</w:t>
      </w:r>
      <w:proofErr w:type="spellEnd"/>
      <w:r>
        <w:rPr>
          <w:sz w:val="23"/>
          <w:szCs w:val="23"/>
        </w:rPr>
        <w:t xml:space="preserve"> esté enfocada en hablar de estudios sobre diferenciación de las condiciones de empleo (que es lo que justamente se tachó)</w:t>
      </w:r>
      <w:r>
        <w:rPr>
          <w:i/>
          <w:iCs/>
          <w:sz w:val="23"/>
          <w:szCs w:val="23"/>
        </w:rPr>
        <w:t xml:space="preserve"> </w:t>
      </w:r>
      <w:r>
        <w:rPr>
          <w:i/>
          <w:iCs/>
          <w:sz w:val="23"/>
          <w:szCs w:val="23"/>
        </w:rPr>
        <w:br/>
      </w:r>
    </w:p>
    <w:p w14:paraId="028F5BD2" w14:textId="70EA6068" w:rsidR="00DC0BDB" w:rsidRDefault="00DC0BDB">
      <w:pPr>
        <w:pStyle w:val="Textocomentario"/>
      </w:pPr>
    </w:p>
  </w:comment>
  <w:comment w:id="40" w:author="GRA�A JUAN MARTIN" w:date="2021-06-11T13:58:00Z" w:initials="GJM">
    <w:p w14:paraId="3A788FC8" w14:textId="559612DF" w:rsidR="002209C2" w:rsidRDefault="002209C2">
      <w:pPr>
        <w:pStyle w:val="Textocomentario"/>
      </w:pPr>
      <w:r>
        <w:rPr>
          <w:rStyle w:val="Refdecomentario"/>
        </w:rPr>
        <w:annotationRef/>
      </w:r>
      <w:r>
        <w:t>Creo que a esto se refiere el uso de diferentes conceptos.</w:t>
      </w:r>
    </w:p>
  </w:comment>
  <w:comment w:id="52" w:author="Guido Weksler" w:date="2021-06-11T16:01:00Z" w:initials="GW">
    <w:p w14:paraId="050FF5CE" w14:textId="47633A46" w:rsidR="00DC0BDB" w:rsidRDefault="00DC0BDB">
      <w:pPr>
        <w:pStyle w:val="Textocomentario"/>
      </w:pPr>
      <w:r>
        <w:rPr>
          <w:rStyle w:val="Refdecomentario"/>
        </w:rPr>
        <w:annotationRef/>
      </w:r>
      <w:r>
        <w:t>¿Calidad?</w:t>
      </w:r>
    </w:p>
  </w:comment>
  <w:comment w:id="60" w:author="Guido Weksler" w:date="2021-06-11T16:03:00Z" w:initials="GW">
    <w:p w14:paraId="44BF7376" w14:textId="138D4489" w:rsidR="00DC0BDB" w:rsidRDefault="00DC0BDB">
      <w:pPr>
        <w:pStyle w:val="Textocomentario"/>
      </w:pPr>
      <w:r>
        <w:rPr>
          <w:rStyle w:val="Refdecomentario"/>
        </w:rPr>
        <w:annotationRef/>
      </w:r>
      <w:r>
        <w:t>Esto quedo raro</w:t>
      </w:r>
    </w:p>
  </w:comment>
  <w:comment w:id="107" w:author="Facundo Lastra" w:date="2021-06-11T10:56:00Z" w:initials="FL">
    <w:p w14:paraId="0AB86974" w14:textId="364ABBF9" w:rsidR="001E21DE" w:rsidRDefault="001E21DE">
      <w:pPr>
        <w:pStyle w:val="Textocomentario"/>
      </w:pPr>
      <w:r>
        <w:rPr>
          <w:rStyle w:val="Refdecomentario"/>
        </w:rPr>
        <w:annotationRef/>
      </w:r>
      <w:r>
        <w:t>Agregué esto último con la idea de enfatizar el ‘impacto científico’ que mencionan en uno de los comentarios.</w:t>
      </w:r>
    </w:p>
  </w:comment>
  <w:comment w:id="108" w:author="GRA�A JUAN MARTIN" w:date="2021-06-11T14:05:00Z" w:initials="GJM">
    <w:p w14:paraId="6C627BF9" w14:textId="1FE28211" w:rsidR="00897022" w:rsidRDefault="00897022">
      <w:pPr>
        <w:pStyle w:val="Textocomentario"/>
      </w:pPr>
      <w:r>
        <w:rPr>
          <w:rStyle w:val="Refdecomentario"/>
        </w:rPr>
        <w:annotationRef/>
      </w:r>
      <w:r>
        <w:t xml:space="preserve">Reformulé </w:t>
      </w:r>
      <w:proofErr w:type="spellStart"/>
      <w:r>
        <w:t>porquye</w:t>
      </w:r>
      <w:proofErr w:type="spellEnd"/>
      <w:r>
        <w:t xml:space="preserve"> como es una foto (2018) lo del deterioro daba impresión de dinámica que no tenemos.</w:t>
      </w:r>
    </w:p>
  </w:comment>
  <w:comment w:id="118" w:author="Facundo Lastra" w:date="2021-06-11T10:46:00Z" w:initials="FL">
    <w:p w14:paraId="504F3627" w14:textId="6AAB7198" w:rsidR="001E21DE" w:rsidRPr="00E5019D" w:rsidRDefault="00E5019D" w:rsidP="001E21DE">
      <w:pPr>
        <w:shd w:val="clear" w:color="auto" w:fill="FFFFFF"/>
        <w:textAlignment w:val="baseline"/>
        <w:rPr>
          <w:rFonts w:ascii="Calibri" w:eastAsia="Times New Roman" w:hAnsi="Calibri" w:cs="Calibri"/>
          <w:color w:val="000000"/>
          <w:sz w:val="24"/>
          <w:szCs w:val="24"/>
          <w:lang w:eastAsia="es-AR"/>
        </w:rPr>
      </w:pPr>
      <w:r>
        <w:rPr>
          <w:rStyle w:val="Refdecomentario"/>
        </w:rPr>
        <w:annotationRef/>
      </w:r>
      <w:r w:rsidR="001E21DE">
        <w:rPr>
          <w:rFonts w:ascii="Calibri" w:eastAsia="Times New Roman" w:hAnsi="Calibri" w:cs="Calibri"/>
          <w:color w:val="000000"/>
          <w:sz w:val="24"/>
          <w:szCs w:val="24"/>
          <w:lang w:eastAsia="es-AR"/>
        </w:rPr>
        <w:t xml:space="preserve">Saqué esto porque parecía que nosotros teníamos la posta sobre la comparación </w:t>
      </w:r>
      <w:proofErr w:type="spellStart"/>
      <w:r w:rsidR="001E21DE">
        <w:rPr>
          <w:rFonts w:ascii="Calibri" w:eastAsia="Times New Roman" w:hAnsi="Calibri" w:cs="Calibri"/>
          <w:color w:val="000000"/>
          <w:sz w:val="24"/>
          <w:szCs w:val="24"/>
          <w:lang w:eastAsia="es-AR"/>
        </w:rPr>
        <w:t>itnernaiconal</w:t>
      </w:r>
      <w:proofErr w:type="spellEnd"/>
      <w:r w:rsidR="001E21DE">
        <w:rPr>
          <w:rFonts w:ascii="Calibri" w:eastAsia="Times New Roman" w:hAnsi="Calibri" w:cs="Calibri"/>
          <w:color w:val="000000"/>
          <w:sz w:val="24"/>
          <w:szCs w:val="24"/>
          <w:lang w:eastAsia="es-AR"/>
        </w:rPr>
        <w:t xml:space="preserve">. </w:t>
      </w:r>
      <w:r w:rsidR="001E21DE" w:rsidRPr="00E5019D">
        <w:rPr>
          <w:rFonts w:ascii="Calibri" w:eastAsia="Times New Roman" w:hAnsi="Calibri" w:cs="Calibri"/>
          <w:color w:val="000000"/>
          <w:sz w:val="24"/>
          <w:szCs w:val="24"/>
          <w:lang w:eastAsia="es-AR"/>
        </w:rPr>
        <w:t>Uno de los comentarios dice "El análisis comparativo que el autor rescata como algo novedoso, viene siendo utilizado en especial por la CEPAL."</w:t>
      </w:r>
    </w:p>
    <w:p w14:paraId="09DD46CB" w14:textId="77777777" w:rsidR="001E21DE" w:rsidRPr="00E5019D" w:rsidRDefault="001E21DE" w:rsidP="001E21DE">
      <w:pPr>
        <w:shd w:val="clear" w:color="auto" w:fill="FFFFFF"/>
        <w:spacing w:after="0" w:line="240" w:lineRule="auto"/>
        <w:textAlignment w:val="baseline"/>
        <w:rPr>
          <w:rFonts w:ascii="Calibri" w:eastAsia="Times New Roman" w:hAnsi="Calibri" w:cs="Calibri"/>
          <w:color w:val="000000"/>
          <w:sz w:val="24"/>
          <w:szCs w:val="24"/>
          <w:lang w:eastAsia="es-AR"/>
        </w:rPr>
      </w:pPr>
    </w:p>
    <w:p w14:paraId="76B0C393" w14:textId="7FDADF60" w:rsidR="00E5019D" w:rsidRPr="00E5019D" w:rsidRDefault="001E21DE" w:rsidP="001E21DE">
      <w:pPr>
        <w:shd w:val="clear" w:color="auto" w:fill="FFFFFF"/>
        <w:textAlignment w:val="baseline"/>
        <w:rPr>
          <w:rFonts w:ascii="Calibri" w:eastAsia="Times New Roman" w:hAnsi="Calibri" w:cs="Calibri"/>
          <w:color w:val="000000"/>
          <w:sz w:val="24"/>
          <w:szCs w:val="24"/>
          <w:lang w:eastAsia="es-AR"/>
        </w:rPr>
      </w:pPr>
      <w:r w:rsidRPr="00E5019D">
        <w:rPr>
          <w:rFonts w:ascii="Calibri" w:eastAsia="Times New Roman" w:hAnsi="Calibri" w:cs="Calibri"/>
          <w:color w:val="000000"/>
          <w:sz w:val="24"/>
          <w:szCs w:val="24"/>
          <w:lang w:eastAsia="es-AR"/>
        </w:rPr>
        <w:t xml:space="preserve">Entiendo que CEPAL tiene estudios comparativos a nivel, pero a </w:t>
      </w:r>
      <w:proofErr w:type="spellStart"/>
      <w:r w:rsidRPr="00E5019D">
        <w:rPr>
          <w:rFonts w:ascii="Calibri" w:eastAsia="Times New Roman" w:hAnsi="Calibri" w:cs="Calibri"/>
          <w:color w:val="000000"/>
          <w:sz w:val="24"/>
          <w:szCs w:val="24"/>
          <w:lang w:eastAsia="es-AR"/>
        </w:rPr>
        <w:t>mi</w:t>
      </w:r>
      <w:proofErr w:type="spellEnd"/>
      <w:r w:rsidRPr="00E5019D">
        <w:rPr>
          <w:rFonts w:ascii="Calibri" w:eastAsia="Times New Roman" w:hAnsi="Calibri" w:cs="Calibri"/>
          <w:color w:val="000000"/>
          <w:sz w:val="24"/>
          <w:szCs w:val="24"/>
          <w:lang w:eastAsia="es-AR"/>
        </w:rPr>
        <w:t xml:space="preserve"> no me suena haber visto nada basado en encuestas de hogares. </w:t>
      </w:r>
      <w:proofErr w:type="gramStart"/>
      <w:r w:rsidRPr="00E5019D">
        <w:rPr>
          <w:rFonts w:ascii="Calibri" w:eastAsia="Times New Roman" w:hAnsi="Calibri" w:cs="Calibri"/>
          <w:color w:val="000000"/>
          <w:sz w:val="24"/>
          <w:szCs w:val="24"/>
          <w:lang w:eastAsia="es-AR"/>
        </w:rPr>
        <w:t>Ustedes tienen en mente algo así?</w:t>
      </w:r>
      <w:proofErr w:type="gramEnd"/>
      <w:r>
        <w:rPr>
          <w:rFonts w:ascii="Calibri" w:eastAsia="Times New Roman" w:hAnsi="Calibri" w:cs="Calibri"/>
          <w:color w:val="000000"/>
          <w:sz w:val="24"/>
          <w:szCs w:val="24"/>
          <w:lang w:eastAsia="es-AR"/>
        </w:rPr>
        <w:t xml:space="preserve"> Porque si existe estaría bueno agregarlo.</w:t>
      </w:r>
    </w:p>
    <w:p w14:paraId="080EABA6" w14:textId="764BDC34" w:rsidR="00E5019D" w:rsidRDefault="00E5019D">
      <w:pPr>
        <w:pStyle w:val="Textocomentario"/>
      </w:pPr>
    </w:p>
  </w:comment>
  <w:comment w:id="122" w:author="Facundo Lastra" w:date="2021-06-11T10:42:00Z" w:initials="FL">
    <w:p w14:paraId="18AD2CF6" w14:textId="5351EFD4" w:rsidR="00E6225B" w:rsidRDefault="00E6225B">
      <w:pPr>
        <w:pStyle w:val="Textocomentario"/>
      </w:pPr>
      <w:r>
        <w:rPr>
          <w:rStyle w:val="Refdecomentario"/>
        </w:rPr>
        <w:annotationRef/>
      </w:r>
      <w:r>
        <w:t>Creo que en general estaría bien sacar las referencias al ‘análisis mundial de la precariedad’ y hacer más énfasis en que estamos viendo ‘Argentina en perspectiva comparada’</w:t>
      </w:r>
    </w:p>
  </w:comment>
  <w:comment w:id="129" w:author="GRA�A JUAN MARTIN" w:date="2021-06-11T14:09:00Z" w:initials="GJM">
    <w:p w14:paraId="12A56132" w14:textId="5D5BDDD4" w:rsidR="00897022" w:rsidRDefault="00897022">
      <w:pPr>
        <w:pStyle w:val="Textocomentario"/>
      </w:pPr>
      <w:r>
        <w:rPr>
          <w:rStyle w:val="Refdecomentario"/>
        </w:rPr>
        <w:annotationRef/>
      </w:r>
      <w:r>
        <w:t>Concentraría en ARG acá.</w:t>
      </w:r>
    </w:p>
  </w:comment>
  <w:comment w:id="138" w:author="GRA�A JUAN MARTIN" w:date="2021-06-11T14:09:00Z" w:initials="GJM">
    <w:p w14:paraId="6452E3C8" w14:textId="7DDFED73" w:rsidR="00897022" w:rsidRDefault="00897022">
      <w:pPr>
        <w:pStyle w:val="Textocomentario"/>
      </w:pPr>
      <w:r>
        <w:rPr>
          <w:rStyle w:val="Refdecomentario"/>
        </w:rPr>
        <w:annotationRef/>
      </w:r>
      <w:proofErr w:type="gramStart"/>
      <w:r>
        <w:t>A qué nos referimos con esto?</w:t>
      </w:r>
      <w:proofErr w:type="gramEnd"/>
      <w:r>
        <w:t xml:space="preserve"> </w:t>
      </w:r>
      <w:proofErr w:type="gramStart"/>
      <w:r>
        <w:t>Que mientras más pobres más perfil 1?</w:t>
      </w:r>
      <w:proofErr w:type="gramEnd"/>
      <w:r>
        <w:t xml:space="preserve"> Aclarar.</w:t>
      </w:r>
    </w:p>
  </w:comment>
  <w:comment w:id="139" w:author="Guido Weksler" w:date="2021-06-11T16:14:00Z" w:initials="GW">
    <w:p w14:paraId="664728BE" w14:textId="608DDA1D" w:rsidR="00B3003A" w:rsidRDefault="00B3003A">
      <w:pPr>
        <w:pStyle w:val="Textocomentario"/>
      </w:pPr>
      <w:r>
        <w:rPr>
          <w:rStyle w:val="Refdecomentario"/>
        </w:rPr>
        <w:annotationRef/>
      </w:r>
      <w:r>
        <w:t>Va un intento</w:t>
      </w:r>
    </w:p>
  </w:comment>
  <w:comment w:id="166" w:author="Guido Weksler" w:date="2021-06-11T16:26:00Z" w:initials="GW">
    <w:p w14:paraId="24D6FCC5" w14:textId="1FF65CE9" w:rsidR="00363EA1" w:rsidRDefault="00363EA1">
      <w:pPr>
        <w:pStyle w:val="Textocomentario"/>
      </w:pPr>
      <w:r>
        <w:rPr>
          <w:rStyle w:val="Refdecomentario"/>
        </w:rPr>
        <w:annotationRef/>
      </w:r>
      <w:proofErr w:type="gramStart"/>
      <w:r>
        <w:t>Los datos dicen esto?</w:t>
      </w:r>
      <w:proofErr w:type="gramEnd"/>
    </w:p>
  </w:comment>
  <w:comment w:id="171" w:author="Guido Weksler" w:date="2021-06-11T16:10:00Z" w:initials="GW">
    <w:p w14:paraId="61F0F886" w14:textId="33AFA71B" w:rsidR="00B3003A" w:rsidRDefault="00B3003A">
      <w:pPr>
        <w:pStyle w:val="Textocomentario"/>
      </w:pPr>
      <w:r>
        <w:rPr>
          <w:rStyle w:val="Refdecomentario"/>
        </w:rPr>
        <w:annotationRef/>
      </w:r>
      <w:r w:rsidR="00363EA1">
        <w:t>Me parece que esto es “los resultados</w:t>
      </w:r>
      <w:r>
        <w:t xml:space="preserve"> conocido</w:t>
      </w:r>
      <w:r w:rsidR="00363EA1">
        <w:t>s</w:t>
      </w:r>
      <w:r>
        <w:t xml:space="preserve"> por la literatura</w:t>
      </w:r>
      <w:r w:rsidR="00363EA1">
        <w:t>.”</w:t>
      </w:r>
    </w:p>
  </w:comment>
  <w:comment w:id="176" w:author="GRA�A JUAN MARTIN" w:date="2021-06-11T14:12:00Z" w:initials="GJM">
    <w:p w14:paraId="6D1CE547" w14:textId="7CEEF80A" w:rsidR="00003D9C" w:rsidRDefault="00003D9C">
      <w:pPr>
        <w:pStyle w:val="Textocomentario"/>
      </w:pPr>
      <w:r>
        <w:rPr>
          <w:rStyle w:val="Refdecomentario"/>
        </w:rPr>
        <w:annotationRef/>
      </w:r>
      <w:r>
        <w:t>Esto no viene al caso.</w:t>
      </w:r>
    </w:p>
  </w:comment>
  <w:comment w:id="178" w:author="Guido Weksler" w:date="2021-06-11T16:47:00Z" w:initials="GW">
    <w:p w14:paraId="3C03B8BD" w14:textId="18936291" w:rsidR="00A36587" w:rsidRDefault="00A36587">
      <w:pPr>
        <w:pStyle w:val="Textocomentario"/>
      </w:pPr>
      <w:r>
        <w:rPr>
          <w:rStyle w:val="Refdecomentario"/>
        </w:rPr>
        <w:annotationRef/>
      </w:r>
      <w:proofErr w:type="gramStart"/>
      <w:r>
        <w:t>LOCO DIGANME QUE PASO CON RUMANIA!</w:t>
      </w:r>
      <w:proofErr w:type="gramEnd"/>
    </w:p>
  </w:comment>
  <w:comment w:id="179" w:author="GRA�A JUAN MARTIN" w:date="2021-06-11T14:29:00Z" w:initials="GJM">
    <w:p w14:paraId="5EAE694D" w14:textId="77777777" w:rsidR="00A64C78" w:rsidRDefault="00A64C78">
      <w:pPr>
        <w:pStyle w:val="Textocomentario"/>
      </w:pPr>
      <w:r>
        <w:rPr>
          <w:rStyle w:val="Refdecomentario"/>
        </w:rPr>
        <w:annotationRef/>
      </w:r>
      <w:r>
        <w:t>Esto hay que suavizarlo… Por esto se enojaron, no les gusta el marxismo.</w:t>
      </w:r>
    </w:p>
    <w:p w14:paraId="06B333C3" w14:textId="77777777" w:rsidR="00A64C78" w:rsidRDefault="00A64C78">
      <w:pPr>
        <w:pStyle w:val="Textocomentario"/>
      </w:pPr>
    </w:p>
    <w:p w14:paraId="0EF2FC2C" w14:textId="3C786933" w:rsidR="00A64C78" w:rsidRDefault="00A64C78">
      <w:pPr>
        <w:pStyle w:val="Textocomentario"/>
      </w:pPr>
      <w:r>
        <w:t>Me parece también que se puede ir más rápido tipo:</w:t>
      </w:r>
    </w:p>
    <w:p w14:paraId="7579CC6F" w14:textId="5DEDE81E" w:rsidR="00A64C78" w:rsidRDefault="00A64C78">
      <w:pPr>
        <w:pStyle w:val="Textocomentario"/>
      </w:pPr>
      <w:r>
        <w:t xml:space="preserve">-el valor es la determinación detrás del salario, mediado por estas cosas -qué comes, publico privado, </w:t>
      </w:r>
      <w:proofErr w:type="spellStart"/>
      <w:r>
        <w:t>etc</w:t>
      </w:r>
      <w:proofErr w:type="spellEnd"/>
      <w:r>
        <w:t xml:space="preserve">- (super rápido, dándolo por conocido). </w:t>
      </w:r>
    </w:p>
    <w:p w14:paraId="56DA315F" w14:textId="0E2574EC" w:rsidR="00A64C78" w:rsidRDefault="00A64C78">
      <w:pPr>
        <w:pStyle w:val="Textocomentario"/>
      </w:pPr>
      <w:r>
        <w:t>-Ahora bien, también juega la situación del mercado laboral (desempleo) y las condiciones productivas del capital que te emplea.</w:t>
      </w:r>
    </w:p>
    <w:p w14:paraId="6B8EC7F4" w14:textId="190554C4" w:rsidR="00A64C78" w:rsidRDefault="00A64C78">
      <w:pPr>
        <w:pStyle w:val="Textocomentario"/>
      </w:pPr>
    </w:p>
    <w:p w14:paraId="7C91910E" w14:textId="0A6F79CD" w:rsidR="007D49E8" w:rsidRDefault="007D49E8">
      <w:pPr>
        <w:pStyle w:val="Textocomentario"/>
      </w:pPr>
      <w:r>
        <w:t xml:space="preserve">Se puede armar como dice </w:t>
      </w:r>
      <w:proofErr w:type="spellStart"/>
      <w:r>
        <w:t>Facu</w:t>
      </w:r>
      <w:proofErr w:type="spellEnd"/>
      <w:r>
        <w:t>, diciendo este planteo se conjuga con este otro (estructuralismo-PREALC). O armar como estado del arte.</w:t>
      </w:r>
    </w:p>
    <w:p w14:paraId="71A05D20" w14:textId="3021828C" w:rsidR="007D49E8" w:rsidRDefault="007D49E8">
      <w:pPr>
        <w:pStyle w:val="Textocomentario"/>
      </w:pPr>
    </w:p>
    <w:p w14:paraId="1099FA52" w14:textId="6F5C16F9" w:rsidR="007D49E8" w:rsidRDefault="007D49E8">
      <w:pPr>
        <w:pStyle w:val="Textocomentario"/>
      </w:pPr>
      <w:r>
        <w:t xml:space="preserve">Pero le cambiaría el tono y el eje. </w:t>
      </w:r>
    </w:p>
    <w:p w14:paraId="50308164" w14:textId="29E51941" w:rsidR="00A64C78" w:rsidRDefault="00A64C78">
      <w:pPr>
        <w:pStyle w:val="Textocomentario"/>
      </w:pPr>
    </w:p>
  </w:comment>
  <w:comment w:id="180" w:author="Guido Weksler" w:date="2021-06-11T16:27:00Z" w:initials="GW">
    <w:p w14:paraId="6137AECC" w14:textId="45310FC6" w:rsidR="00DF5BDB" w:rsidRDefault="00363EA1">
      <w:pPr>
        <w:pStyle w:val="Textocomentario"/>
        <w:rPr>
          <w:rStyle w:val="Refdecomentario"/>
        </w:rPr>
      </w:pPr>
      <w:r>
        <w:rPr>
          <w:rStyle w:val="Refdecomentario"/>
        </w:rPr>
        <w:annotationRef/>
      </w:r>
      <w:r w:rsidR="00DF5BDB">
        <w:rPr>
          <w:rStyle w:val="Refdecomentario"/>
        </w:rPr>
        <w:t xml:space="preserve">Coincido con ambos señalamientos. Este y el de </w:t>
      </w:r>
      <w:proofErr w:type="spellStart"/>
      <w:r w:rsidR="00DF5BDB">
        <w:rPr>
          <w:rStyle w:val="Refdecomentario"/>
        </w:rPr>
        <w:t>Facu</w:t>
      </w:r>
      <w:proofErr w:type="spellEnd"/>
      <w:r w:rsidR="00DF5BDB">
        <w:rPr>
          <w:rStyle w:val="Refdecomentario"/>
        </w:rPr>
        <w:t xml:space="preserve"> de abajo</w:t>
      </w:r>
    </w:p>
    <w:p w14:paraId="30A47AD1" w14:textId="77777777" w:rsidR="00DF5BDB" w:rsidRDefault="00DF5BDB">
      <w:pPr>
        <w:pStyle w:val="Textocomentario"/>
        <w:rPr>
          <w:rStyle w:val="Refdecomentario"/>
        </w:rPr>
      </w:pPr>
    </w:p>
    <w:p w14:paraId="22EA382C" w14:textId="699B61B9" w:rsidR="00DF5BDB" w:rsidRDefault="00DF5BDB">
      <w:pPr>
        <w:pStyle w:val="Textocomentario"/>
        <w:rPr>
          <w:rStyle w:val="Refdecomentario"/>
        </w:rPr>
      </w:pPr>
      <w:r>
        <w:rPr>
          <w:rStyle w:val="Refdecomentario"/>
        </w:rPr>
        <w:t xml:space="preserve">Quizás en lo que es valor de la FT haría énfasis en lo que es diferenciación /calificación y en lo de la importancia de verlo a nivel mundial. </w:t>
      </w:r>
    </w:p>
    <w:p w14:paraId="6EA87332" w14:textId="77777777" w:rsidR="00DF5BDB" w:rsidRDefault="00DF5BDB">
      <w:pPr>
        <w:pStyle w:val="Textocomentario"/>
        <w:rPr>
          <w:rStyle w:val="Refdecomentario"/>
        </w:rPr>
      </w:pPr>
    </w:p>
    <w:p w14:paraId="74AA8AA7" w14:textId="6B59A853" w:rsidR="00363EA1" w:rsidRDefault="00DF5BDB">
      <w:pPr>
        <w:pStyle w:val="Textocomentario"/>
      </w:pPr>
      <w:r>
        <w:rPr>
          <w:rStyle w:val="Refdecomentario"/>
        </w:rPr>
        <w:t xml:space="preserve">Entiendo que desde el punto de vista de los evaluadores la cuestión chocante puede haber sido es “porque me </w:t>
      </w:r>
      <w:proofErr w:type="spellStart"/>
      <w:r>
        <w:rPr>
          <w:rStyle w:val="Refdecomentario"/>
        </w:rPr>
        <w:t>hablás</w:t>
      </w:r>
      <w:proofErr w:type="spellEnd"/>
      <w:r>
        <w:rPr>
          <w:rStyle w:val="Refdecomentario"/>
        </w:rPr>
        <w:t xml:space="preserve"> de la reproducción de la familia obrera si después me </w:t>
      </w:r>
      <w:proofErr w:type="spellStart"/>
      <w:r>
        <w:rPr>
          <w:rStyle w:val="Refdecomentario"/>
        </w:rPr>
        <w:t>mostrás</w:t>
      </w:r>
      <w:proofErr w:type="spellEnd"/>
      <w:r>
        <w:rPr>
          <w:rStyle w:val="Refdecomentario"/>
        </w:rPr>
        <w:t xml:space="preserve"> datos de la calidad del empleo”</w:t>
      </w:r>
    </w:p>
  </w:comment>
  <w:comment w:id="182" w:author="Facundo Lastra" w:date="2021-06-11T11:10:00Z" w:initials="FL">
    <w:p w14:paraId="4C4CB335" w14:textId="02253812" w:rsidR="004E22EC" w:rsidRDefault="004E22EC">
      <w:pPr>
        <w:pStyle w:val="Textocomentario"/>
      </w:pPr>
      <w:r>
        <w:rPr>
          <w:rStyle w:val="Refdecomentario"/>
        </w:rPr>
        <w:annotationRef/>
      </w:r>
      <w:r>
        <w:t xml:space="preserve">Se me ocurre que acá podríamos hacer un apartado 2.4 en donde le demos más bola a los enfoques sobre la heterogeneidad estructural. Creo que se podría hacer una revisión al estilo ‘estado del arte’ y luego plantear que nosotros estamos viendo el mismo fenómeno que resalta </w:t>
      </w:r>
      <w:proofErr w:type="gramStart"/>
      <w:r>
        <w:t>CEPAL</w:t>
      </w:r>
      <w:proofErr w:type="gramEnd"/>
      <w:r>
        <w:t xml:space="preserve"> pero desde un marco teórico diferente, que hace énfasis en que la diferenciación de la FT en AL es expresión de la unidad mundial de la acumulación.</w:t>
      </w:r>
    </w:p>
  </w:comment>
  <w:comment w:id="183" w:author="GRA�A JUAN MARTIN" w:date="2021-06-11T14:38:00Z" w:initials="GJM">
    <w:p w14:paraId="3AEA3C3A" w14:textId="3E437948" w:rsidR="007D49E8" w:rsidRDefault="007D49E8">
      <w:pPr>
        <w:pStyle w:val="Textocomentario"/>
      </w:pPr>
      <w:r>
        <w:rPr>
          <w:rStyle w:val="Refdecomentario"/>
        </w:rPr>
        <w:annotationRef/>
      </w:r>
      <w:r>
        <w:t>Esto lo pondría como 3 metodología.</w:t>
      </w:r>
    </w:p>
  </w:comment>
  <w:comment w:id="201" w:author="GRA�A JUAN MARTIN" w:date="2021-06-11T14:43:00Z" w:initials="GJM">
    <w:p w14:paraId="7492CB47" w14:textId="77777777" w:rsidR="00776519" w:rsidRDefault="00776519">
      <w:pPr>
        <w:pStyle w:val="Textocomentario"/>
      </w:pPr>
      <w:r>
        <w:rPr>
          <w:rStyle w:val="Refdecomentario"/>
        </w:rPr>
        <w:annotationRef/>
      </w:r>
      <w:r>
        <w:t>Si reformulamos lo del marco teórico quizá se puede discutir esto allá.</w:t>
      </w:r>
    </w:p>
    <w:p w14:paraId="3A72AC2F" w14:textId="72A218A4" w:rsidR="00776519" w:rsidRDefault="00776519">
      <w:pPr>
        <w:pStyle w:val="Textocomentario"/>
      </w:pPr>
      <w:r>
        <w:t>La relación entre las variables se parece, pero su conexión interna es diferente.</w:t>
      </w:r>
    </w:p>
  </w:comment>
  <w:comment w:id="205" w:author="GRA�A JUAN MARTIN" w:date="2021-06-11T15:00:00Z" w:initials="GJM">
    <w:p w14:paraId="0B375A2B" w14:textId="53C8A46E" w:rsidR="00D96272" w:rsidRDefault="00D96272">
      <w:pPr>
        <w:pStyle w:val="Textocomentario"/>
      </w:pPr>
      <w:r>
        <w:rPr>
          <w:rStyle w:val="Refdecomentario"/>
        </w:rPr>
        <w:annotationRef/>
      </w:r>
      <w:proofErr w:type="gramStart"/>
      <w:r>
        <w:t xml:space="preserve">Quizá se podría agregar un promedio de los grupos como para dar más entidad a las </w:t>
      </w:r>
      <w:proofErr w:type="spellStart"/>
      <w:r>
        <w:t>diferneicas</w:t>
      </w:r>
      <w:proofErr w:type="spellEnd"/>
      <w:r>
        <w:t>?</w:t>
      </w:r>
      <w:proofErr w:type="gramEnd"/>
    </w:p>
  </w:comment>
  <w:comment w:id="206" w:author="Guido Weksler" w:date="2021-06-11T16:38:00Z" w:initials="GW">
    <w:p w14:paraId="5FA01144" w14:textId="0ADE839F" w:rsidR="008E5E4C" w:rsidRDefault="008E5E4C">
      <w:pPr>
        <w:pStyle w:val="Textocomentario"/>
      </w:pPr>
      <w:r>
        <w:rPr>
          <w:rStyle w:val="Refdecomentario"/>
        </w:rPr>
        <w:annotationRef/>
      </w:r>
      <w:r>
        <w:t xml:space="preserve">Como poder se puede, pero </w:t>
      </w:r>
      <w:r w:rsidR="00360B1A">
        <w:t>poner un numerito acá en medio del texto no me parece que aporte tanto…</w:t>
      </w:r>
    </w:p>
  </w:comment>
  <w:comment w:id="207" w:author="GRA�A JUAN MARTIN" w:date="2021-06-11T15:08:00Z" w:initials="GJM">
    <w:p w14:paraId="5359029A" w14:textId="4199604F" w:rsidR="00D96272" w:rsidRDefault="00D96272">
      <w:pPr>
        <w:pStyle w:val="Textocomentario"/>
      </w:pPr>
      <w:r>
        <w:rPr>
          <w:rStyle w:val="Refdecomentario"/>
        </w:rPr>
        <w:annotationRef/>
      </w:r>
      <w:r>
        <w:t>Si necesitamos lugar quizá esto se puede incorporar en algún lado sin gráfico y haciendo menciona a la relación y chau.</w:t>
      </w:r>
    </w:p>
  </w:comment>
  <w:comment w:id="208" w:author="Guido Weksler" w:date="2021-06-11T16:48:00Z" w:initials="GW">
    <w:p w14:paraId="783E7957" w14:textId="0CA1F7EC" w:rsidR="004D2C76" w:rsidRDefault="004D2C76">
      <w:pPr>
        <w:pStyle w:val="Textocomentario"/>
      </w:pPr>
      <w:r>
        <w:rPr>
          <w:rStyle w:val="Refdecomentario"/>
        </w:rPr>
        <w:annotationRef/>
      </w:r>
      <w:proofErr w:type="spellStart"/>
      <w:r>
        <w:t>Dejemoslo</w:t>
      </w:r>
      <w:proofErr w:type="spellEnd"/>
      <w:r>
        <w:t xml:space="preserve"> para definir al final</w:t>
      </w:r>
    </w:p>
  </w:comment>
  <w:comment w:id="209" w:author="Facundo Lastra" w:date="2021-06-11T11:13:00Z" w:initials="FL">
    <w:p w14:paraId="70C1078A" w14:textId="2EE8AFCB" w:rsidR="004E22EC" w:rsidRDefault="004E22EC">
      <w:pPr>
        <w:pStyle w:val="Textocomentario"/>
      </w:pPr>
      <w:r>
        <w:rPr>
          <w:rStyle w:val="Refdecomentario"/>
        </w:rPr>
        <w:annotationRef/>
      </w:r>
      <w:r>
        <w:t xml:space="preserve">Siguiendo el comentario que decía que los gráficos eran de difícil </w:t>
      </w:r>
      <w:proofErr w:type="spellStart"/>
      <w:r>
        <w:t>lectural</w:t>
      </w:r>
      <w:proofErr w:type="spellEnd"/>
      <w:r>
        <w:t>, acá se podría agrandar las etiquetas de los países, los porcentajes y la leyenda de abajo (que quede en dos renglones).</w:t>
      </w:r>
    </w:p>
    <w:p w14:paraId="68E4C847" w14:textId="37772486" w:rsidR="004E22EC" w:rsidRDefault="004E22EC">
      <w:pPr>
        <w:pStyle w:val="Textocomentario"/>
      </w:pPr>
    </w:p>
  </w:comment>
  <w:comment w:id="210" w:author="GRA�A JUAN MARTIN" w:date="2021-06-11T15:08:00Z" w:initials="GJM">
    <w:p w14:paraId="341091AA" w14:textId="5669E1CE" w:rsidR="00D96272" w:rsidRDefault="00D96272">
      <w:pPr>
        <w:pStyle w:val="Textocomentario"/>
      </w:pPr>
      <w:r>
        <w:rPr>
          <w:rStyle w:val="Refdecomentario"/>
        </w:rPr>
        <w:annotationRef/>
      </w:r>
      <w:r>
        <w:t>Este podemos reformularlo como diferencias al promedio nacional (como estamos haciendo en el otro) que va a quedar más claro.</w:t>
      </w:r>
    </w:p>
  </w:comment>
  <w:comment w:id="211" w:author="Guido Weksler" w:date="2021-06-11T15:57:00Z" w:initials="GW">
    <w:p w14:paraId="34037E9E" w14:textId="03284141" w:rsidR="004036E7" w:rsidRDefault="004036E7">
      <w:pPr>
        <w:pStyle w:val="Textocomentario"/>
      </w:pPr>
      <w:r>
        <w:rPr>
          <w:rStyle w:val="Refdecomentario"/>
        </w:rPr>
        <w:annotationRef/>
      </w:r>
      <w:r>
        <w:t xml:space="preserve">No recuerdo si esto se puede por el tema de </w:t>
      </w:r>
      <w:r w:rsidR="00DC0BDB">
        <w:t xml:space="preserve">ingresos en </w:t>
      </w:r>
      <w:r>
        <w:t>LFS</w:t>
      </w:r>
      <w:r w:rsidR="00DC0BDB">
        <w:t>.</w:t>
      </w:r>
    </w:p>
  </w:comment>
  <w:comment w:id="213" w:author="Facundo Lastra" w:date="2021-06-11T11:14:00Z" w:initials="FL">
    <w:p w14:paraId="384B2854" w14:textId="65B1BA30" w:rsidR="004E22EC" w:rsidRDefault="004E22EC">
      <w:pPr>
        <w:pStyle w:val="Textocomentario"/>
      </w:pPr>
      <w:r>
        <w:rPr>
          <w:rStyle w:val="Refdecomentario"/>
        </w:rPr>
        <w:annotationRef/>
      </w:r>
      <w:proofErr w:type="spellStart"/>
      <w:r>
        <w:t>Idem</w:t>
      </w:r>
      <w:proofErr w:type="spellEnd"/>
      <w:r>
        <w:t xml:space="preserve"> anterior.</w:t>
      </w:r>
    </w:p>
  </w:comment>
  <w:comment w:id="212" w:author="Guido Weksler" w:date="2021-06-11T16:50:00Z" w:initials="GW">
    <w:p w14:paraId="3CB0BEF3" w14:textId="0043B2EA" w:rsidR="004D2C76" w:rsidRDefault="004D2C76">
      <w:pPr>
        <w:pStyle w:val="Textocomentario"/>
      </w:pPr>
      <w:r>
        <w:rPr>
          <w:rStyle w:val="Refdecomentario"/>
        </w:rPr>
        <w:annotationRef/>
      </w:r>
      <w:r>
        <w:t>En línea con lo que decía en su momento de lo ya conocido por la literatura, esta lectura por ahí es redundante (en tanto no compara internacionalmente)</w:t>
      </w:r>
      <w:r>
        <w:br/>
      </w:r>
      <w:r>
        <w:br/>
        <w:t xml:space="preserve">Igual, me parece que tampoco todos los cuadros, de todos los </w:t>
      </w:r>
      <w:proofErr w:type="spellStart"/>
      <w:r>
        <w:t>papers</w:t>
      </w:r>
      <w:proofErr w:type="spellEnd"/>
      <w:r>
        <w:t xml:space="preserve"> aportan información novedosa. </w:t>
      </w:r>
      <w:proofErr w:type="spellStart"/>
      <w:r>
        <w:t>Osea</w:t>
      </w:r>
      <w:proofErr w:type="spellEnd"/>
      <w:r>
        <w:t>, pensaría si nos interesa mostrarlo por alguna razón a nosotros.</w:t>
      </w:r>
    </w:p>
  </w:comment>
  <w:comment w:id="214" w:author="GRA�A JUAN MARTIN" w:date="2021-06-11T15:10:00Z" w:initials="GJM">
    <w:p w14:paraId="283F24BA" w14:textId="7C7C76FD" w:rsidR="008D4D7B" w:rsidRDefault="008D4D7B">
      <w:pPr>
        <w:pStyle w:val="Textocomentario"/>
      </w:pPr>
      <w:r>
        <w:rPr>
          <w:rStyle w:val="Refdecomentario"/>
        </w:rPr>
        <w:annotationRef/>
      </w:r>
      <w:proofErr w:type="gramStart"/>
      <w:r>
        <w:t>A la lectura de este gráfico le falta contenido y conclusiones!</w:t>
      </w:r>
      <w:proofErr w:type="gramEnd"/>
    </w:p>
  </w:comment>
  <w:comment w:id="215" w:author="GRA�A JUAN MARTIN" w:date="2021-06-11T15:10:00Z" w:initials="GJM">
    <w:p w14:paraId="1CC23E95" w14:textId="53380C5D" w:rsidR="008D4D7B" w:rsidRDefault="008D4D7B">
      <w:pPr>
        <w:pStyle w:val="Textocomentario"/>
      </w:pPr>
      <w:r>
        <w:rPr>
          <w:rStyle w:val="Refdecomentario"/>
        </w:rPr>
        <w:annotationRef/>
      </w:r>
      <w:proofErr w:type="gramStart"/>
      <w:r>
        <w:t>Esto no dice nada!</w:t>
      </w:r>
      <w:proofErr w:type="gramEnd"/>
    </w:p>
  </w:comment>
  <w:comment w:id="216" w:author="Facundo Lastra" w:date="2021-06-11T11:15:00Z" w:initials="FL">
    <w:p w14:paraId="2FACC268" w14:textId="19954E39" w:rsidR="004E22EC" w:rsidRDefault="004E22EC">
      <w:pPr>
        <w:pStyle w:val="Textocomentario"/>
      </w:pPr>
      <w:r>
        <w:rPr>
          <w:rStyle w:val="Refdecomentario"/>
        </w:rPr>
        <w:annotationRef/>
      </w:r>
      <w:proofErr w:type="spellStart"/>
      <w:r>
        <w:t>Idem</w:t>
      </w:r>
      <w:proofErr w:type="spellEnd"/>
      <w:r>
        <w:t xml:space="preserve"> anterior. </w:t>
      </w:r>
      <w:proofErr w:type="gramStart"/>
      <w:r>
        <w:t xml:space="preserve">La verdad que todos los gráficos que presentamos son </w:t>
      </w:r>
      <w:proofErr w:type="spellStart"/>
      <w:r>
        <w:t>son</w:t>
      </w:r>
      <w:proofErr w:type="spellEnd"/>
      <w:r>
        <w:t xml:space="preserve"> tan complicados!!</w:t>
      </w:r>
      <w:proofErr w:type="gramEnd"/>
      <w:r>
        <w:t xml:space="preserve"> Acá tal vez lo que podríamos hacer es que las etiquetas de los países se repitan por cada ‘renglón’ de gráficos. Es decir que aparezcan tres veces. Si es difícil que lo haga el R, le podemos meter </w:t>
      </w:r>
      <w:proofErr w:type="spellStart"/>
      <w:r>
        <w:t>pain</w:t>
      </w:r>
      <w:proofErr w:type="spellEnd"/>
      <w:r>
        <w:t xml:space="preserve"> y ya fue :)</w:t>
      </w:r>
    </w:p>
  </w:comment>
  <w:comment w:id="217" w:author="Guido Weksler" w:date="2021-06-11T16:40:00Z" w:initials="GW">
    <w:p w14:paraId="156C13FA" w14:textId="3C7EF25E" w:rsidR="00360B1A" w:rsidRDefault="00360B1A">
      <w:pPr>
        <w:pStyle w:val="Textocomentario"/>
      </w:pPr>
      <w:r>
        <w:rPr>
          <w:rStyle w:val="Refdecomentario"/>
        </w:rPr>
        <w:annotationRef/>
      </w:r>
      <w:r>
        <w:t>Jaja. Paint jamás. Es fácil, solo que va a quitar espacio</w:t>
      </w:r>
      <w:r w:rsidR="004D2C76">
        <w:t xml:space="preserve"> a las barritas</w:t>
      </w:r>
      <w:r>
        <w:t>.</w:t>
      </w:r>
      <w:r>
        <w:br/>
      </w:r>
      <w:r>
        <w:br/>
        <w:t xml:space="preserve">No entendí si lo de “tan complicados” es en joda? Para mi están bastante bien. No le pusieron el </w:t>
      </w:r>
      <w:proofErr w:type="gramStart"/>
      <w:r>
        <w:t>zoom</w:t>
      </w:r>
      <w:proofErr w:type="gramEnd"/>
      <w:r>
        <w:t xml:space="preserve"> al 100% los referís…</w:t>
      </w:r>
    </w:p>
  </w:comment>
  <w:comment w:id="218" w:author="Facundo Lastra" w:date="2021-06-11T11:17:00Z" w:initials="FL">
    <w:p w14:paraId="70BEA9C9" w14:textId="50F3FDD0" w:rsidR="004E22EC" w:rsidRDefault="004E22EC">
      <w:pPr>
        <w:pStyle w:val="Textocomentario"/>
      </w:pPr>
      <w:r>
        <w:rPr>
          <w:rStyle w:val="Refdecomentario"/>
        </w:rPr>
        <w:annotationRef/>
      </w:r>
      <w:r>
        <w:t>En función del comentario sobre los problemas de las conclusiones, le daría menos relevancia a esta parte y más a las conclusiones de los datos.</w:t>
      </w:r>
      <w:r w:rsidR="00882FFE">
        <w:t xml:space="preserve"> Se podría quitar un párrafo de esto y agregar uno explayándose más sobre Argentina.</w:t>
      </w:r>
    </w:p>
  </w:comment>
  <w:comment w:id="219" w:author="Facundo Lastra" w:date="2021-06-11T11:18:00Z" w:initials="FL">
    <w:p w14:paraId="6B652F7F" w14:textId="4A358DAB" w:rsidR="00882FFE" w:rsidRDefault="00882FFE">
      <w:pPr>
        <w:pStyle w:val="Textocomentario"/>
      </w:pPr>
      <w:r>
        <w:rPr>
          <w:rStyle w:val="Refdecomentario"/>
        </w:rPr>
        <w:annotationRef/>
      </w:r>
      <w:r>
        <w:t>Comentar cuál es la magnitud de esta diferencia.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6C24D1" w15:done="0"/>
  <w15:commentEx w15:paraId="2E0CF3A2" w15:paraIdParent="0B6C24D1" w15:done="0"/>
  <w15:commentEx w15:paraId="419CA5CE" w15:done="0"/>
  <w15:commentEx w15:paraId="633A6997" w15:done="0"/>
  <w15:commentEx w15:paraId="58A59A20" w15:done="0"/>
  <w15:commentEx w15:paraId="2D79AF19" w15:done="0"/>
  <w15:commentEx w15:paraId="028F5BD2" w15:done="0"/>
  <w15:commentEx w15:paraId="3A788FC8" w15:done="0"/>
  <w15:commentEx w15:paraId="050FF5CE" w15:done="0"/>
  <w15:commentEx w15:paraId="44BF7376" w15:done="0"/>
  <w15:commentEx w15:paraId="0AB86974" w15:done="0"/>
  <w15:commentEx w15:paraId="6C627BF9" w15:paraIdParent="0AB86974" w15:done="0"/>
  <w15:commentEx w15:paraId="080EABA6" w15:done="0"/>
  <w15:commentEx w15:paraId="18AD2CF6" w15:done="0"/>
  <w15:commentEx w15:paraId="12A56132" w15:done="0"/>
  <w15:commentEx w15:paraId="6452E3C8" w15:done="0"/>
  <w15:commentEx w15:paraId="664728BE" w15:paraIdParent="6452E3C8" w15:done="0"/>
  <w15:commentEx w15:paraId="24D6FCC5" w15:done="0"/>
  <w15:commentEx w15:paraId="61F0F886" w15:done="0"/>
  <w15:commentEx w15:paraId="6D1CE547" w15:done="0"/>
  <w15:commentEx w15:paraId="3C03B8BD" w15:done="0"/>
  <w15:commentEx w15:paraId="50308164" w15:done="0"/>
  <w15:commentEx w15:paraId="74AA8AA7" w15:paraIdParent="50308164" w15:done="0"/>
  <w15:commentEx w15:paraId="4C4CB335" w15:done="0"/>
  <w15:commentEx w15:paraId="3AEA3C3A" w15:done="0"/>
  <w15:commentEx w15:paraId="3A72AC2F" w15:done="0"/>
  <w15:commentEx w15:paraId="0B375A2B" w15:done="0"/>
  <w15:commentEx w15:paraId="5FA01144" w15:paraIdParent="0B375A2B" w15:done="0"/>
  <w15:commentEx w15:paraId="5359029A" w15:done="0"/>
  <w15:commentEx w15:paraId="783E7957" w15:paraIdParent="5359029A" w15:done="0"/>
  <w15:commentEx w15:paraId="68E4C847" w15:done="0"/>
  <w15:commentEx w15:paraId="341091AA" w15:done="0"/>
  <w15:commentEx w15:paraId="34037E9E" w15:paraIdParent="341091AA" w15:done="0"/>
  <w15:commentEx w15:paraId="384B2854" w15:done="0"/>
  <w15:commentEx w15:paraId="3CB0BEF3" w15:done="0"/>
  <w15:commentEx w15:paraId="283F24BA" w15:done="0"/>
  <w15:commentEx w15:paraId="1CC23E95" w15:done="0"/>
  <w15:commentEx w15:paraId="2FACC268" w15:done="0"/>
  <w15:commentEx w15:paraId="156C13FA" w15:paraIdParent="2FACC268" w15:done="0"/>
  <w15:commentEx w15:paraId="70BEA9C9" w15:done="0"/>
  <w15:commentEx w15:paraId="6B652F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B6DD" w16cex:dateUtc="2021-06-11T13:18:00Z"/>
  <w16cex:commentExtensible w16cex:durableId="246E01A5" w16cex:dateUtc="2021-06-11T18:37:00Z"/>
  <w16cex:commentExtensible w16cex:durableId="246DC2AB" w16cex:dateUtc="2021-06-11T14:08:00Z"/>
  <w16cex:commentExtensible w16cex:durableId="246E06C0" w16cex:dateUtc="2021-06-11T18:58:00Z"/>
  <w16cex:commentExtensible w16cex:durableId="246DC5FE" w16cex:dateUtc="2021-06-11T14:18:00Z"/>
  <w16cex:commentExtensible w16cex:durableId="246E044F" w16cex:dateUtc="2021-06-11T18:48:00Z"/>
  <w16cex:commentExtensible w16cex:durableId="246E0806" w16cex:dateUtc="2021-06-11T19:04:00Z"/>
  <w16cex:commentExtensible w16cex:durableId="246DEA9C" w16cex:dateUtc="2021-06-11T16:58:00Z"/>
  <w16cex:commentExtensible w16cex:durableId="246E0773" w16cex:dateUtc="2021-06-11T19:01:00Z"/>
  <w16cex:commentExtensible w16cex:durableId="246E07BE" w16cex:dateUtc="2021-06-11T19:03:00Z"/>
  <w16cex:commentExtensible w16cex:durableId="246DBFDD" w16cex:dateUtc="2021-06-11T13:56:00Z"/>
  <w16cex:commentExtensible w16cex:durableId="246DEC15" w16cex:dateUtc="2021-06-11T17:05:00Z"/>
  <w16cex:commentExtensible w16cex:durableId="246DBD9B" w16cex:dateUtc="2021-06-11T13:46:00Z"/>
  <w16cex:commentExtensible w16cex:durableId="246DBCAA" w16cex:dateUtc="2021-06-11T13:42:00Z"/>
  <w16cex:commentExtensible w16cex:durableId="246DED2F" w16cex:dateUtc="2021-06-11T17:09:00Z"/>
  <w16cex:commentExtensible w16cex:durableId="246DED14" w16cex:dateUtc="2021-06-11T17:09:00Z"/>
  <w16cex:commentExtensible w16cex:durableId="246E0A69" w16cex:dateUtc="2021-06-11T19:14:00Z"/>
  <w16cex:commentExtensible w16cex:durableId="246E0D53" w16cex:dateUtc="2021-06-11T19:26:00Z"/>
  <w16cex:commentExtensible w16cex:durableId="246E0981" w16cex:dateUtc="2021-06-11T19:10:00Z"/>
  <w16cex:commentExtensible w16cex:durableId="246DEDE7" w16cex:dateUtc="2021-06-11T17:12:00Z"/>
  <w16cex:commentExtensible w16cex:durableId="246E123A" w16cex:dateUtc="2021-06-11T19:47:00Z"/>
  <w16cex:commentExtensible w16cex:durableId="246DF1D8" w16cex:dateUtc="2021-06-11T17:29:00Z"/>
  <w16cex:commentExtensible w16cex:durableId="246E0D7C" w16cex:dateUtc="2021-06-11T19:27:00Z"/>
  <w16cex:commentExtensible w16cex:durableId="246DC319" w16cex:dateUtc="2021-06-11T14:10:00Z"/>
  <w16cex:commentExtensible w16cex:durableId="246DF401" w16cex:dateUtc="2021-06-11T17:38:00Z"/>
  <w16cex:commentExtensible w16cex:durableId="246DF51E" w16cex:dateUtc="2021-06-11T17:43:00Z"/>
  <w16cex:commentExtensible w16cex:durableId="246DF900" w16cex:dateUtc="2021-06-11T18:00:00Z"/>
  <w16cex:commentExtensible w16cex:durableId="246E0FEA" w16cex:dateUtc="2021-06-11T19:38:00Z"/>
  <w16cex:commentExtensible w16cex:durableId="246DFAE2" w16cex:dateUtc="2021-06-11T18:08:00Z"/>
  <w16cex:commentExtensible w16cex:durableId="246E1279" w16cex:dateUtc="2021-06-11T19:48:00Z"/>
  <w16cex:commentExtensible w16cex:durableId="246DC3D4" w16cex:dateUtc="2021-06-11T14:13:00Z"/>
  <w16cex:commentExtensible w16cex:durableId="246DFB07" w16cex:dateUtc="2021-06-11T18:08:00Z"/>
  <w16cex:commentExtensible w16cex:durableId="246E0681" w16cex:dateUtc="2021-06-11T18:57:00Z"/>
  <w16cex:commentExtensible w16cex:durableId="246DC420" w16cex:dateUtc="2021-06-11T14:14:00Z"/>
  <w16cex:commentExtensible w16cex:durableId="246E12BB" w16cex:dateUtc="2021-06-11T19:50:00Z"/>
  <w16cex:commentExtensible w16cex:durableId="246DFB6D" w16cex:dateUtc="2021-06-11T18:10:00Z"/>
  <w16cex:commentExtensible w16cex:durableId="246DFB61" w16cex:dateUtc="2021-06-11T18:10:00Z"/>
  <w16cex:commentExtensible w16cex:durableId="246DC450" w16cex:dateUtc="2021-06-11T14:15:00Z"/>
  <w16cex:commentExtensible w16cex:durableId="246E1071" w16cex:dateUtc="2021-06-11T19:40:00Z"/>
  <w16cex:commentExtensible w16cex:durableId="246DC4C9" w16cex:dateUtc="2021-06-11T14:17:00Z"/>
  <w16cex:commentExtensible w16cex:durableId="246DC504" w16cex:dateUtc="2021-06-11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6C24D1" w16cid:durableId="246DB6DD"/>
  <w16cid:commentId w16cid:paraId="2E0CF3A2" w16cid:durableId="246E01A5"/>
  <w16cid:commentId w16cid:paraId="419CA5CE" w16cid:durableId="246DC2AB"/>
  <w16cid:commentId w16cid:paraId="633A6997" w16cid:durableId="246E06C0"/>
  <w16cid:commentId w16cid:paraId="58A59A20" w16cid:durableId="246DC5FE"/>
  <w16cid:commentId w16cid:paraId="2D79AF19" w16cid:durableId="246E044F"/>
  <w16cid:commentId w16cid:paraId="028F5BD2" w16cid:durableId="246E0806"/>
  <w16cid:commentId w16cid:paraId="3A788FC8" w16cid:durableId="246DEA9C"/>
  <w16cid:commentId w16cid:paraId="050FF5CE" w16cid:durableId="246E0773"/>
  <w16cid:commentId w16cid:paraId="44BF7376" w16cid:durableId="246E07BE"/>
  <w16cid:commentId w16cid:paraId="0AB86974" w16cid:durableId="246DBFDD"/>
  <w16cid:commentId w16cid:paraId="6C627BF9" w16cid:durableId="246DEC15"/>
  <w16cid:commentId w16cid:paraId="080EABA6" w16cid:durableId="246DBD9B"/>
  <w16cid:commentId w16cid:paraId="18AD2CF6" w16cid:durableId="246DBCAA"/>
  <w16cid:commentId w16cid:paraId="12A56132" w16cid:durableId="246DED2F"/>
  <w16cid:commentId w16cid:paraId="6452E3C8" w16cid:durableId="246DED14"/>
  <w16cid:commentId w16cid:paraId="664728BE" w16cid:durableId="246E0A69"/>
  <w16cid:commentId w16cid:paraId="24D6FCC5" w16cid:durableId="246E0D53"/>
  <w16cid:commentId w16cid:paraId="61F0F886" w16cid:durableId="246E0981"/>
  <w16cid:commentId w16cid:paraId="6D1CE547" w16cid:durableId="246DEDE7"/>
  <w16cid:commentId w16cid:paraId="3C03B8BD" w16cid:durableId="246E123A"/>
  <w16cid:commentId w16cid:paraId="50308164" w16cid:durableId="246DF1D8"/>
  <w16cid:commentId w16cid:paraId="74AA8AA7" w16cid:durableId="246E0D7C"/>
  <w16cid:commentId w16cid:paraId="4C4CB335" w16cid:durableId="246DC319"/>
  <w16cid:commentId w16cid:paraId="3AEA3C3A" w16cid:durableId="246DF401"/>
  <w16cid:commentId w16cid:paraId="3A72AC2F" w16cid:durableId="246DF51E"/>
  <w16cid:commentId w16cid:paraId="0B375A2B" w16cid:durableId="246DF900"/>
  <w16cid:commentId w16cid:paraId="5FA01144" w16cid:durableId="246E0FEA"/>
  <w16cid:commentId w16cid:paraId="5359029A" w16cid:durableId="246DFAE2"/>
  <w16cid:commentId w16cid:paraId="783E7957" w16cid:durableId="246E1279"/>
  <w16cid:commentId w16cid:paraId="68E4C847" w16cid:durableId="246DC3D4"/>
  <w16cid:commentId w16cid:paraId="341091AA" w16cid:durableId="246DFB07"/>
  <w16cid:commentId w16cid:paraId="34037E9E" w16cid:durableId="246E0681"/>
  <w16cid:commentId w16cid:paraId="384B2854" w16cid:durableId="246DC420"/>
  <w16cid:commentId w16cid:paraId="3CB0BEF3" w16cid:durableId="246E12BB"/>
  <w16cid:commentId w16cid:paraId="283F24BA" w16cid:durableId="246DFB6D"/>
  <w16cid:commentId w16cid:paraId="1CC23E95" w16cid:durableId="246DFB61"/>
  <w16cid:commentId w16cid:paraId="2FACC268" w16cid:durableId="246DC450"/>
  <w16cid:commentId w16cid:paraId="156C13FA" w16cid:durableId="246E1071"/>
  <w16cid:commentId w16cid:paraId="70BEA9C9" w16cid:durableId="246DC4C9"/>
  <w16cid:commentId w16cid:paraId="6B652F7F" w16cid:durableId="246DC5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4CA48" w14:textId="77777777" w:rsidR="000913CB" w:rsidRDefault="000913CB" w:rsidP="00197603">
      <w:pPr>
        <w:spacing w:after="0" w:line="240" w:lineRule="auto"/>
      </w:pPr>
      <w:r>
        <w:separator/>
      </w:r>
    </w:p>
  </w:endnote>
  <w:endnote w:type="continuationSeparator" w:id="0">
    <w:p w14:paraId="4F9AB70E" w14:textId="77777777" w:rsidR="000913CB" w:rsidRDefault="000913CB" w:rsidP="00197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925502"/>
      <w:docPartObj>
        <w:docPartGallery w:val="Page Numbers (Bottom of Page)"/>
        <w:docPartUnique/>
      </w:docPartObj>
    </w:sdtPr>
    <w:sdtEndPr/>
    <w:sdtContent>
      <w:p w14:paraId="353B1BF6" w14:textId="6DF0B017" w:rsidR="008B49CF" w:rsidRDefault="008B49CF">
        <w:pPr>
          <w:pStyle w:val="Piedepgina"/>
          <w:jc w:val="center"/>
        </w:pPr>
        <w:r>
          <w:fldChar w:fldCharType="begin"/>
        </w:r>
        <w:r>
          <w:instrText>PAGE   \* MERGEFORMAT</w:instrText>
        </w:r>
        <w:r>
          <w:fldChar w:fldCharType="separate"/>
        </w:r>
        <w:r w:rsidR="00A9494F" w:rsidRPr="00A9494F">
          <w:rPr>
            <w:noProof/>
            <w:lang w:val="es-ES"/>
          </w:rPr>
          <w:t>18</w:t>
        </w:r>
        <w:r>
          <w:fldChar w:fldCharType="end"/>
        </w:r>
      </w:p>
    </w:sdtContent>
  </w:sdt>
  <w:p w14:paraId="392D8B94" w14:textId="77777777" w:rsidR="008B49CF" w:rsidRDefault="008B49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A01E3" w14:textId="77777777" w:rsidR="000913CB" w:rsidRDefault="000913CB" w:rsidP="00197603">
      <w:pPr>
        <w:spacing w:after="0" w:line="240" w:lineRule="auto"/>
      </w:pPr>
      <w:r>
        <w:separator/>
      </w:r>
    </w:p>
  </w:footnote>
  <w:footnote w:type="continuationSeparator" w:id="0">
    <w:p w14:paraId="321E7484" w14:textId="77777777" w:rsidR="000913CB" w:rsidRDefault="000913CB" w:rsidP="00197603">
      <w:pPr>
        <w:spacing w:after="0" w:line="240" w:lineRule="auto"/>
      </w:pPr>
      <w:r>
        <w:continuationSeparator/>
      </w:r>
    </w:p>
  </w:footnote>
  <w:footnote w:id="1">
    <w:p w14:paraId="5FCFF7FB" w14:textId="0E9547DB" w:rsidR="008B49CF" w:rsidRPr="00702D9A" w:rsidRDefault="008B49CF" w:rsidP="00DC28DE">
      <w:pPr>
        <w:pStyle w:val="Textonotapie"/>
        <w:jc w:val="both"/>
        <w:rPr>
          <w:rFonts w:ascii="Times New Roman" w:hAnsi="Times New Roman" w:cs="Times New Roman"/>
        </w:rPr>
      </w:pPr>
      <w:r w:rsidRPr="00190E32">
        <w:rPr>
          <w:rStyle w:val="Refdenotaalpie"/>
          <w:rFonts w:ascii="Times New Roman" w:hAnsi="Times New Roman" w:cs="Times New Roman"/>
        </w:rPr>
        <w:footnoteRef/>
      </w:r>
      <w:r w:rsidRPr="00190E32">
        <w:rPr>
          <w:rFonts w:ascii="Times New Roman" w:hAnsi="Times New Roman" w:cs="Times New Roman"/>
        </w:rPr>
        <w:t xml:space="preserve"> </w:t>
      </w:r>
      <w:r w:rsidR="00F3617A" w:rsidRPr="00190E32">
        <w:rPr>
          <w:rFonts w:ascii="Times New Roman" w:hAnsi="Times New Roman" w:cs="Times New Roman"/>
        </w:rPr>
        <w:t>Este trabajo se realizó en el marco del Proyecto UBACyT 20020190200019BA</w:t>
      </w:r>
      <w:r w:rsidR="00F3617A">
        <w:rPr>
          <w:rFonts w:ascii="Times New Roman" w:hAnsi="Times New Roman" w:cs="Times New Roman"/>
        </w:rPr>
        <w:t xml:space="preserve"> y PICT-Agencia </w:t>
      </w:r>
      <w:r w:rsidR="00F3617A" w:rsidRPr="00F3617A">
        <w:rPr>
          <w:rFonts w:ascii="Times New Roman" w:hAnsi="Times New Roman" w:cs="Times New Roman"/>
        </w:rPr>
        <w:t>2018-02562</w:t>
      </w:r>
      <w:r w:rsidR="00F3617A">
        <w:rPr>
          <w:rFonts w:ascii="Times New Roman" w:hAnsi="Times New Roman" w:cs="Times New Roman"/>
        </w:rPr>
        <w:t xml:space="preserve">. Agradecemos los comentarios a versiones previas por parte de Agustín Arakaki, Facundo Barrera, Mariana Fernández </w:t>
      </w:r>
      <w:proofErr w:type="spellStart"/>
      <w:r w:rsidR="00F3617A">
        <w:rPr>
          <w:rFonts w:ascii="Times New Roman" w:hAnsi="Times New Roman" w:cs="Times New Roman"/>
        </w:rPr>
        <w:t>Massi</w:t>
      </w:r>
      <w:proofErr w:type="spellEnd"/>
      <w:r w:rsidR="00F3617A">
        <w:rPr>
          <w:rFonts w:ascii="Times New Roman" w:hAnsi="Times New Roman" w:cs="Times New Roman"/>
        </w:rPr>
        <w:t>, Sebastián Fernández Franco, Gaspar Herrero, Santiago Poy</w:t>
      </w:r>
      <w:r w:rsidR="00474B7A">
        <w:rPr>
          <w:rFonts w:ascii="Times New Roman" w:hAnsi="Times New Roman" w:cs="Times New Roman"/>
        </w:rPr>
        <w:t xml:space="preserve"> y</w:t>
      </w:r>
      <w:r w:rsidR="00F3617A">
        <w:rPr>
          <w:rFonts w:ascii="Times New Roman" w:hAnsi="Times New Roman" w:cs="Times New Roman"/>
        </w:rPr>
        <w:t xml:space="preserve"> Julieta Vera. </w:t>
      </w:r>
      <w:proofErr w:type="gramStart"/>
      <w:r w:rsidR="00F3617A">
        <w:rPr>
          <w:rFonts w:ascii="Times New Roman" w:hAnsi="Times New Roman" w:cs="Times New Roman"/>
        </w:rPr>
        <w:t>Asimismo</w:t>
      </w:r>
      <w:proofErr w:type="gramEnd"/>
      <w:r w:rsidR="00F3617A">
        <w:rPr>
          <w:rFonts w:ascii="Times New Roman" w:hAnsi="Times New Roman" w:cs="Times New Roman"/>
        </w:rPr>
        <w:t xml:space="preserve"> agradecemos los datos del gráfico 1 a Damián Kennedy y Laura Pacífico.</w:t>
      </w:r>
    </w:p>
  </w:footnote>
  <w:footnote w:id="2">
    <w:p w14:paraId="45AABD4D" w14:textId="4691456E" w:rsidR="008B49CF" w:rsidRPr="00702D9A" w:rsidRDefault="008B49CF" w:rsidP="00DC28DE">
      <w:pPr>
        <w:pStyle w:val="Textonotapie"/>
        <w:jc w:val="both"/>
        <w:rPr>
          <w:rFonts w:ascii="Times New Roman" w:hAnsi="Times New Roman" w:cs="Times New Roman"/>
          <w:lang w:val="es-ES_tradnl"/>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F3617A">
        <w:rPr>
          <w:rFonts w:ascii="Times New Roman" w:hAnsi="Times New Roman" w:cs="Times New Roman"/>
        </w:rPr>
        <w:t xml:space="preserve">Dr. en Economía, </w:t>
      </w:r>
      <w:r w:rsidRPr="00702D9A">
        <w:rPr>
          <w:rFonts w:ascii="Times New Roman" w:hAnsi="Times New Roman" w:cs="Times New Roman"/>
        </w:rPr>
        <w:t>Investigador adjunto</w:t>
      </w:r>
      <w:r w:rsidR="00F3617A">
        <w:rPr>
          <w:rFonts w:ascii="Times New Roman" w:hAnsi="Times New Roman" w:cs="Times New Roman"/>
        </w:rPr>
        <w:t xml:space="preserve"> del</w:t>
      </w:r>
      <w:r w:rsidRPr="00702D9A">
        <w:rPr>
          <w:rFonts w:ascii="Times New Roman" w:hAnsi="Times New Roman" w:cs="Times New Roman"/>
        </w:rPr>
        <w:t xml:space="preserve"> </w:t>
      </w:r>
      <w:r w:rsidR="00F3617A">
        <w:rPr>
          <w:rFonts w:ascii="Times New Roman" w:hAnsi="Times New Roman" w:cs="Times New Roman"/>
        </w:rPr>
        <w:t>Consejo Nacional de Investigaciones Científicas y Técnicas en el Centro de Estudios sobre Población, Empleo y Desarrollo, Instituto de Investigaciones Económicas, Universidad de Buenos Aires (</w:t>
      </w:r>
      <w:r w:rsidRPr="00702D9A">
        <w:rPr>
          <w:rFonts w:ascii="Times New Roman" w:hAnsi="Times New Roman" w:cs="Times New Roman"/>
        </w:rPr>
        <w:t>CEPED-IIE-UBA</w:t>
      </w:r>
      <w:r w:rsidR="00F3617A">
        <w:rPr>
          <w:rFonts w:ascii="Times New Roman" w:hAnsi="Times New Roman" w:cs="Times New Roman"/>
        </w:rPr>
        <w:t>)</w:t>
      </w:r>
      <w:r w:rsidR="00474B7A">
        <w:rPr>
          <w:rFonts w:ascii="Times New Roman" w:hAnsi="Times New Roman" w:cs="Times New Roman"/>
        </w:rPr>
        <w:t>.</w:t>
      </w:r>
      <w:r w:rsidRPr="00702D9A">
        <w:rPr>
          <w:rFonts w:ascii="Times New Roman" w:hAnsi="Times New Roman" w:cs="Times New Roman"/>
        </w:rPr>
        <w:t xml:space="preserve"> </w:t>
      </w:r>
      <w:hyperlink r:id="rId1" w:history="1">
        <w:r w:rsidRPr="00702D9A">
          <w:rPr>
            <w:rStyle w:val="Hipervnculo"/>
            <w:rFonts w:ascii="Times New Roman" w:hAnsi="Times New Roman" w:cs="Times New Roman"/>
          </w:rPr>
          <w:t>Juan.m.grana@gmail.com</w:t>
        </w:r>
      </w:hyperlink>
      <w:r w:rsidRPr="00702D9A">
        <w:rPr>
          <w:rFonts w:ascii="Times New Roman" w:hAnsi="Times New Roman" w:cs="Times New Roman"/>
        </w:rPr>
        <w:t xml:space="preserve"> </w:t>
      </w:r>
    </w:p>
  </w:footnote>
  <w:footnote w:id="3">
    <w:p w14:paraId="627CE04F" w14:textId="662F6E6E" w:rsidR="008B49CF" w:rsidRPr="00702D9A" w:rsidRDefault="008B49CF" w:rsidP="00DC28DE">
      <w:pPr>
        <w:pStyle w:val="Textonotapie"/>
        <w:jc w:val="both"/>
        <w:rPr>
          <w:rFonts w:ascii="Times New Roman" w:hAnsi="Times New Roman" w:cs="Times New Roman"/>
          <w:lang w:val="es-ES_tradnl"/>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F3617A">
        <w:rPr>
          <w:rFonts w:ascii="Times New Roman" w:hAnsi="Times New Roman" w:cs="Times New Roman"/>
        </w:rPr>
        <w:t xml:space="preserve">Dr. en Ciencias Sociales, Becario postdoctoral del Consejo Nacional de Investigaciones Científicas y Técnicas en el </w:t>
      </w:r>
      <w:r w:rsidR="00F3617A" w:rsidRPr="00F3617A">
        <w:rPr>
          <w:rFonts w:ascii="Times New Roman" w:hAnsi="Times New Roman" w:cs="Times New Roman"/>
        </w:rPr>
        <w:t>Instituto de Estudios de América Latina y el Caribe</w:t>
      </w:r>
      <w:r w:rsidR="00F3617A">
        <w:rPr>
          <w:rFonts w:ascii="Times New Roman" w:hAnsi="Times New Roman" w:cs="Times New Roman"/>
        </w:rPr>
        <w:t>, Universidad de Buenos Aires (I</w:t>
      </w:r>
      <w:r w:rsidRPr="00702D9A">
        <w:rPr>
          <w:rFonts w:ascii="Times New Roman" w:hAnsi="Times New Roman" w:cs="Times New Roman"/>
        </w:rPr>
        <w:t>EALC-UBA</w:t>
      </w:r>
      <w:r w:rsidR="00F3617A">
        <w:rPr>
          <w:rFonts w:ascii="Times New Roman" w:hAnsi="Times New Roman" w:cs="Times New Roman"/>
        </w:rPr>
        <w:t>)</w:t>
      </w:r>
      <w:r w:rsidRPr="00702D9A">
        <w:rPr>
          <w:rFonts w:ascii="Times New Roman" w:hAnsi="Times New Roman" w:cs="Times New Roman"/>
        </w:rPr>
        <w:t xml:space="preserve">. </w:t>
      </w:r>
      <w:hyperlink r:id="rId2" w:history="1">
        <w:r w:rsidRPr="00702D9A">
          <w:rPr>
            <w:rStyle w:val="Hipervnculo"/>
            <w:rFonts w:ascii="Times New Roman" w:hAnsi="Times New Roman" w:cs="Times New Roman"/>
          </w:rPr>
          <w:t>Facundol@hotmail.com</w:t>
        </w:r>
      </w:hyperlink>
    </w:p>
  </w:footnote>
  <w:footnote w:id="4">
    <w:p w14:paraId="50AD5E80" w14:textId="5BF95810" w:rsidR="008B49CF" w:rsidRPr="00702D9A" w:rsidRDefault="008B49CF" w:rsidP="00DC28DE">
      <w:pPr>
        <w:pStyle w:val="Textonotapie"/>
        <w:jc w:val="both"/>
        <w:rPr>
          <w:rFonts w:ascii="Times New Roman" w:hAnsi="Times New Roman" w:cs="Times New Roman"/>
          <w:lang w:val="es-ES_tradnl"/>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F3617A">
        <w:rPr>
          <w:rFonts w:ascii="Times New Roman" w:hAnsi="Times New Roman" w:cs="Times New Roman"/>
        </w:rPr>
        <w:t>Lic. en Economía, Becario doctoral del</w:t>
      </w:r>
      <w:r w:rsidR="00F3617A" w:rsidRPr="00702D9A">
        <w:rPr>
          <w:rFonts w:ascii="Times New Roman" w:hAnsi="Times New Roman" w:cs="Times New Roman"/>
        </w:rPr>
        <w:t xml:space="preserve"> </w:t>
      </w:r>
      <w:r w:rsidR="00F3617A">
        <w:rPr>
          <w:rFonts w:ascii="Times New Roman" w:hAnsi="Times New Roman" w:cs="Times New Roman"/>
        </w:rPr>
        <w:t>Consejo Nacional de Investigaciones Científicas y Técnicas en el Centro de Estudios sobre Población, Empleo y Desarrollo, Instituto de Investigaciones Económicas, Universidad de Buenos Aires (</w:t>
      </w:r>
      <w:r w:rsidR="00F3617A" w:rsidRPr="00702D9A">
        <w:rPr>
          <w:rFonts w:ascii="Times New Roman" w:hAnsi="Times New Roman" w:cs="Times New Roman"/>
        </w:rPr>
        <w:t>CEPED-IIE-UBA</w:t>
      </w:r>
      <w:r w:rsidR="00F3617A">
        <w:rPr>
          <w:rFonts w:ascii="Times New Roman" w:hAnsi="Times New Roman" w:cs="Times New Roman"/>
        </w:rPr>
        <w:t>).</w:t>
      </w:r>
      <w:r w:rsidR="00F3617A" w:rsidRPr="00702D9A">
        <w:rPr>
          <w:rFonts w:ascii="Times New Roman" w:hAnsi="Times New Roman" w:cs="Times New Roman"/>
        </w:rPr>
        <w:t xml:space="preserve"> </w:t>
      </w:r>
      <w:hyperlink r:id="rId3" w:history="1">
        <w:r w:rsidR="00F3617A" w:rsidRPr="00CD46A7">
          <w:rPr>
            <w:rStyle w:val="Hipervnculo"/>
            <w:rFonts w:ascii="Times New Roman" w:hAnsi="Times New Roman" w:cs="Times New Roman"/>
          </w:rPr>
          <w:t>Guidowe45@gmail.com</w:t>
        </w:r>
      </w:hyperlink>
      <w:r w:rsidRPr="00702D9A">
        <w:rPr>
          <w:rFonts w:ascii="Times New Roman" w:hAnsi="Times New Roman" w:cs="Times New Roman"/>
        </w:rPr>
        <w:t xml:space="preserve"> </w:t>
      </w:r>
    </w:p>
  </w:footnote>
  <w:footnote w:id="5">
    <w:p w14:paraId="5D873AF2" w14:textId="564C415F"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los cuentapropistas, el valor de los bienes o servicios vendidos se componen del valor creado por su trabajo más el valor transferido por su capital constante. Es decir, los trabajadores por cuenta propia perciben un ingreso formado por tres componentes que no pueden separarse entre sí: el valor de la fuerza de trabajo, un plusvalor y la depreciación sobre el capital adelantado. De allí que, en lo que sigue, consideraremos que los ingresos de los cuentapropistas también están estrechamente relacionados con el valor de la fuerza de trabajo.</w:t>
      </w:r>
    </w:p>
  </w:footnote>
  <w:footnote w:id="6">
    <w:p w14:paraId="237152C7" w14:textId="77777777"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la reproducción de la fuerza de trabajo juega un rol crucial el trabajo reproductivo, caracterizado por una división sexual del trabajo que distribuye de manera desigual la carga de este tipo de tareas sobre las mujeres (Vogel, 2013). Si bien se trata de una dimensión muy importante para explicar la distribución de la precariedad dentro de la clase trabajadora, escapa a los objetivos del presente texto analizar esta cuestión. </w:t>
      </w:r>
    </w:p>
  </w:footnote>
  <w:footnote w:id="7">
    <w:p w14:paraId="7FA72D96" w14:textId="49077DF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Evidentemente, la mala calidad laboral en las empresas más rezagadas no es independiente de estrategias de los capitales de mayor escala para ampliar su valorización, quienes subcontratan secciones de sus procesos productivos a las primeras para ahorrar costos (Weil, 2019, Portes y </w:t>
      </w:r>
      <w:proofErr w:type="spellStart"/>
      <w:r w:rsidRPr="00702D9A">
        <w:rPr>
          <w:rFonts w:ascii="Times New Roman" w:hAnsi="Times New Roman" w:cs="Times New Roman"/>
        </w:rPr>
        <w:t>Sassen</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Koob</w:t>
      </w:r>
      <w:proofErr w:type="spellEnd"/>
      <w:r w:rsidRPr="00702D9A">
        <w:rPr>
          <w:rFonts w:ascii="Times New Roman" w:hAnsi="Times New Roman" w:cs="Times New Roman"/>
        </w:rPr>
        <w:t xml:space="preserve">, 1987; </w:t>
      </w:r>
      <w:r w:rsidR="00D64CAA" w:rsidRPr="00702D9A">
        <w:rPr>
          <w:rFonts w:ascii="Times New Roman" w:hAnsi="Times New Roman" w:cs="Times New Roman"/>
        </w:rPr>
        <w:fldChar w:fldCharType="begin"/>
      </w:r>
      <w:r w:rsidR="00D64CAA" w:rsidRPr="00702D9A">
        <w:rPr>
          <w:rFonts w:ascii="Times New Roman" w:hAnsi="Times New Roman" w:cs="Times New Roman"/>
        </w:rPr>
        <w:instrText xml:space="preserve"> ADDIN ZOTERO_ITEM CSL_CITATION {"citationID":"mRwJbnw2","properties":{"formattedCitation":"(Appelbaum, s.\\uc0\\u160{}f.; Howell &amp; Kalleberg, 2019)","plainCitation":"(Appelbaum, s. f.; Howell &amp; Kalleberg, 2019)","noteIndex":7},"citationItems":[{"id":607,"uris":["http://zotero.org/users/3407142/items/BW67Z97T"],"uri":["http://zotero.org/users/3407142/items/BW67Z97T"],"itemData":{"id":607,"type":"article-journal","language":"en","page":"17","source":"Zotero","title":"What's Behind the Increase in Inequality?","author":[{"family":"Appelbaum","given":"Eileen"}]}},{"id":559,"uris":["http://zotero.org/users/3407142/items/R8294AF4"],"uri":["http://zotero.org/users/3407142/items/R8294AF4"],"itemData":{"id":559,"type":"article-journal","container-title":"RSF: The Russell Sage Foundation Journal of the Social Sciences","DOI":"10.7758/rsf.2019.5.4.01","ISSN":"23778253","issue":"4","journalAbbreviation":"RSF: The Russell Sage Foundation Journal of the Social Sciences","language":"en","page":"1","source":"DOI.org (Crossref)","title":"Declining Job Quality in the United States: Explanations and Evidence","title-short":"Declining Job Quality in the United States","volume":"5","author":[{"literal":"Howell"},{"literal":"Kalleberg"}],"issued":{"date-parts":[["2019"]]}}}],"schema":"https://github.com/citation-style-language/schema/raw/master/csl-citation.json"} </w:instrText>
      </w:r>
      <w:r w:rsidR="00D64CAA" w:rsidRPr="00702D9A">
        <w:rPr>
          <w:rFonts w:ascii="Times New Roman" w:hAnsi="Times New Roman" w:cs="Times New Roman"/>
        </w:rPr>
        <w:fldChar w:fldCharType="separate"/>
      </w:r>
      <w:proofErr w:type="spellStart"/>
      <w:r w:rsidR="00D64CAA" w:rsidRPr="00702D9A">
        <w:rPr>
          <w:rFonts w:ascii="Times New Roman" w:hAnsi="Times New Roman" w:cs="Times New Roman"/>
        </w:rPr>
        <w:t>Appelbaum</w:t>
      </w:r>
      <w:proofErr w:type="spellEnd"/>
      <w:r w:rsidR="00D64CAA" w:rsidRPr="00702D9A">
        <w:rPr>
          <w:rFonts w:ascii="Times New Roman" w:hAnsi="Times New Roman" w:cs="Times New Roman"/>
        </w:rPr>
        <w:t xml:space="preserve">, 2017; Howell &amp; </w:t>
      </w:r>
      <w:proofErr w:type="spellStart"/>
      <w:r w:rsidR="00D64CAA" w:rsidRPr="00702D9A">
        <w:rPr>
          <w:rFonts w:ascii="Times New Roman" w:hAnsi="Times New Roman" w:cs="Times New Roman"/>
        </w:rPr>
        <w:t>Kalleberg</w:t>
      </w:r>
      <w:proofErr w:type="spellEnd"/>
      <w:r w:rsidR="00D64CAA" w:rsidRPr="00702D9A">
        <w:rPr>
          <w:rFonts w:ascii="Times New Roman" w:hAnsi="Times New Roman" w:cs="Times New Roman"/>
        </w:rPr>
        <w:t>, 2019</w:t>
      </w:r>
      <w:r w:rsidR="00F903B1">
        <w:rPr>
          <w:rFonts w:ascii="Times New Roman" w:hAnsi="Times New Roman" w:cs="Times New Roman"/>
        </w:rPr>
        <w:t>; Pérez, et al. 2010</w:t>
      </w:r>
      <w:r w:rsidR="00D64CAA" w:rsidRPr="00702D9A">
        <w:rPr>
          <w:rFonts w:ascii="Times New Roman" w:hAnsi="Times New Roman" w:cs="Times New Roman"/>
        </w:rPr>
        <w:t>)</w:t>
      </w:r>
      <w:r w:rsidR="00D64CAA" w:rsidRPr="00702D9A">
        <w:rPr>
          <w:rFonts w:ascii="Times New Roman" w:hAnsi="Times New Roman" w:cs="Times New Roman"/>
        </w:rPr>
        <w:fldChar w:fldCharType="end"/>
      </w:r>
      <w:r w:rsidRPr="00702D9A">
        <w:rPr>
          <w:rFonts w:ascii="Times New Roman" w:hAnsi="Times New Roman" w:cs="Times New Roman"/>
        </w:rPr>
        <w:t>.</w:t>
      </w:r>
    </w:p>
  </w:footnote>
  <w:footnote w:id="8">
    <w:p w14:paraId="4F95A773" w14:textId="18A991C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La deslocalización y la internacionalización de la producción provocaron una disminución del empleo y una amenaza para el poder de negociación de los trabajadores en los países que tenían algún grado de industrialización (</w:t>
      </w:r>
      <w:proofErr w:type="spellStart"/>
      <w:r w:rsidRPr="00702D9A">
        <w:rPr>
          <w:rFonts w:ascii="Times New Roman" w:hAnsi="Times New Roman" w:cs="Times New Roman"/>
        </w:rPr>
        <w:t>Milberg</w:t>
      </w:r>
      <w:proofErr w:type="spellEnd"/>
      <w:r w:rsidRPr="00702D9A">
        <w:rPr>
          <w:rFonts w:ascii="Times New Roman" w:hAnsi="Times New Roman" w:cs="Times New Roman"/>
        </w:rPr>
        <w:t xml:space="preserve"> y Winkler, 2013; </w:t>
      </w:r>
      <w:proofErr w:type="spellStart"/>
      <w:r w:rsidRPr="00702D9A">
        <w:rPr>
          <w:rFonts w:ascii="Times New Roman" w:hAnsi="Times New Roman" w:cs="Times New Roman"/>
        </w:rPr>
        <w:t>Piore</w:t>
      </w:r>
      <w:proofErr w:type="spellEnd"/>
      <w:r w:rsidRPr="00702D9A">
        <w:rPr>
          <w:rFonts w:ascii="Times New Roman" w:hAnsi="Times New Roman" w:cs="Times New Roman"/>
        </w:rPr>
        <w:t xml:space="preserve">, 1998; </w:t>
      </w:r>
      <w:proofErr w:type="spellStart"/>
      <w:r w:rsidRPr="00702D9A">
        <w:rPr>
          <w:rFonts w:ascii="Times New Roman" w:hAnsi="Times New Roman" w:cs="Times New Roman"/>
        </w:rPr>
        <w:t>Dörre</w:t>
      </w:r>
      <w:proofErr w:type="spellEnd"/>
      <w:r w:rsidRPr="00702D9A">
        <w:rPr>
          <w:rFonts w:ascii="Times New Roman" w:hAnsi="Times New Roman" w:cs="Times New Roman"/>
        </w:rPr>
        <w:t>, 2012). La expresión política de este proceso fueron las reformas neoliberales que se aplicaron en gran parte del mundo, el debilitamiento del Estado de Bienestar y el empeoramiento progresivo de las condiciones de contratación y reproducción de la fuerza de trabajo.</w:t>
      </w:r>
    </w:p>
  </w:footnote>
  <w:footnote w:id="9">
    <w:p w14:paraId="240C8A73" w14:textId="77777777"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Como suele señalarse en la literatura, el tamaño del establecimiento productivo no equivale al nivel de productividad, pero es una buena aproximación a ello (Berlingieri </w:t>
      </w:r>
      <w:r w:rsidRPr="00702D9A">
        <w:rPr>
          <w:rFonts w:ascii="Times New Roman" w:hAnsi="Times New Roman" w:cs="Times New Roman"/>
          <w:i/>
          <w:iCs/>
        </w:rPr>
        <w:t>et al</w:t>
      </w:r>
      <w:r w:rsidRPr="00702D9A">
        <w:rPr>
          <w:rFonts w:ascii="Times New Roman" w:hAnsi="Times New Roman" w:cs="Times New Roman"/>
        </w:rPr>
        <w:t>, 2018)</w:t>
      </w:r>
    </w:p>
  </w:footnote>
  <w:footnote w:id="10">
    <w:p w14:paraId="665BD545" w14:textId="7D12535E"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Para la construcción de los perfiles seguimos el criterio de construcción de 9 agrupamientos adoptado por </w:t>
      </w:r>
      <w:proofErr w:type="spellStart"/>
      <w:r w:rsidRPr="00702D9A">
        <w:rPr>
          <w:rFonts w:ascii="Times New Roman" w:hAnsi="Times New Roman" w:cs="Times New Roman"/>
        </w:rPr>
        <w:t>Cesana</w:t>
      </w:r>
      <w:proofErr w:type="spellEnd"/>
      <w:r w:rsidRPr="00702D9A">
        <w:rPr>
          <w:rFonts w:ascii="Times New Roman" w:hAnsi="Times New Roman" w:cs="Times New Roman"/>
        </w:rPr>
        <w:t xml:space="preserve"> (2019). En ese trabajo, así como en Arakaki (2016), la línea de corte para la pertenencia a una cierta categoría de tamaño de establecimiento se establece diferencialmente según rama de actividad. Aunque se lo considera más preciso, ese procedimiento no es posible dada la información que proveen las encuestas que utilizamos. En el presente trabajo, utilizamos la misma línea de corte para todas las ramas de actividad, tal como se indica a continuación.</w:t>
      </w:r>
    </w:p>
  </w:footnote>
  <w:footnote w:id="11">
    <w:p w14:paraId="01600A10" w14:textId="79F9CF0E"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la preparación de este texto se analizaron perfiles construidos en base al nivel educativo (en </w:t>
      </w:r>
      <w:r w:rsidR="009D37ED" w:rsidRPr="00702D9A">
        <w:rPr>
          <w:rFonts w:ascii="Times New Roman" w:hAnsi="Times New Roman" w:cs="Times New Roman"/>
        </w:rPr>
        <w:t>lugar</w:t>
      </w:r>
      <w:r w:rsidRPr="00702D9A">
        <w:rPr>
          <w:rFonts w:ascii="Times New Roman" w:hAnsi="Times New Roman" w:cs="Times New Roman"/>
        </w:rPr>
        <w:t xml:space="preserve"> de la calificación del puesto), dando similares resultados en la participación de cada uno de ellos en el empleo total. Sin embargo, consideramos que la variable de calificación del puesto es mejor </w:t>
      </w:r>
      <w:r w:rsidRPr="00702D9A">
        <w:rPr>
          <w:rFonts w:ascii="Times New Roman" w:hAnsi="Times New Roman" w:cs="Times New Roman"/>
          <w:i/>
          <w:iCs/>
        </w:rPr>
        <w:t>proxy</w:t>
      </w:r>
      <w:r w:rsidRPr="00702D9A">
        <w:rPr>
          <w:rFonts w:ascii="Times New Roman" w:hAnsi="Times New Roman" w:cs="Times New Roman"/>
        </w:rPr>
        <w:t xml:space="preserve"> de lo que se quiere analizar, siendo que las remuneraciones y condiciones de trabajo se encuentran en mayor medida ligadas a las características de las ocupaciones.</w:t>
      </w:r>
    </w:p>
  </w:footnote>
  <w:footnote w:id="12">
    <w:p w14:paraId="58386AC7" w14:textId="3CEAC219"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Anexo 1 presentamos los detalles sobre la operacionalización de las variables utilizadas y las características de las fuentes de datos. </w:t>
      </w:r>
    </w:p>
  </w:footnote>
  <w:footnote w:id="13">
    <w:p w14:paraId="2D70AF37" w14:textId="77777777" w:rsidR="009036AD" w:rsidRPr="00702D9A" w:rsidRDefault="00903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Anexo 2, se presenta la información desagregada por cada variable.</w:t>
      </w:r>
    </w:p>
  </w:footnote>
  <w:footnote w:id="14">
    <w:p w14:paraId="56FE8A99" w14:textId="77777777" w:rsidR="009036AD" w:rsidRPr="00702D9A" w:rsidRDefault="00903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particular, es posible que dicho indicador no resulte suficiente para dar cuenta la cuantía de empleos de mala calidad que se generaron en el país tras la crisis del año 2008. En este sentido, a partir de otra encuesta especializada (RAND-Princeton </w:t>
      </w:r>
      <w:proofErr w:type="spellStart"/>
      <w:r w:rsidRPr="00702D9A">
        <w:rPr>
          <w:rFonts w:ascii="Times New Roman" w:hAnsi="Times New Roman" w:cs="Times New Roman"/>
        </w:rPr>
        <w:t>Contingent</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Work</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Survey</w:t>
      </w:r>
      <w:proofErr w:type="spellEnd"/>
      <w:r w:rsidRPr="00702D9A">
        <w:rPr>
          <w:rFonts w:ascii="Times New Roman" w:hAnsi="Times New Roman" w:cs="Times New Roman"/>
        </w:rPr>
        <w:t xml:space="preserve">), Katz y Krueger (2016) estiman que entre el año 2005 y 2015 un 94% del incremento neto del empleo en este país se explica por la expansión de relaciones laborales “alternativas” (trabajadores independientes, trabajadores </w:t>
      </w:r>
      <w:proofErr w:type="spellStart"/>
      <w:r w:rsidRPr="00702D9A">
        <w:rPr>
          <w:rFonts w:ascii="Times New Roman" w:hAnsi="Times New Roman" w:cs="Times New Roman"/>
          <w:i/>
          <w:iCs/>
        </w:rPr>
        <w:t>on-call</w:t>
      </w:r>
      <w:proofErr w:type="spellEnd"/>
      <w:r w:rsidRPr="00702D9A">
        <w:rPr>
          <w:rFonts w:ascii="Times New Roman" w:hAnsi="Times New Roman" w:cs="Times New Roman"/>
        </w:rPr>
        <w:t>, contratos por agencia de empleo y tercerizados).</w:t>
      </w:r>
    </w:p>
  </w:footnote>
  <w:footnote w:id="15">
    <w:p w14:paraId="07197C17" w14:textId="7EBB9B8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Esta primera estimación obedece a que la encuesta europea (LFS) no reporta los ingresos percibidos por cada individuo sino </w:t>
      </w:r>
      <w:r w:rsidR="00A23493" w:rsidRPr="00702D9A">
        <w:rPr>
          <w:rFonts w:ascii="Times New Roman" w:hAnsi="Times New Roman" w:cs="Times New Roman"/>
        </w:rPr>
        <w:t>únicamente</w:t>
      </w:r>
      <w:r w:rsidRPr="00702D9A">
        <w:rPr>
          <w:rFonts w:ascii="Times New Roman" w:hAnsi="Times New Roman" w:cs="Times New Roman"/>
        </w:rPr>
        <w:t xml:space="preserve"> el decil de pertenencia en la distribución del ingreso de los asalariados. </w:t>
      </w:r>
    </w:p>
  </w:footnote>
  <w:footnote w:id="16">
    <w:p w14:paraId="2BC5442B" w14:textId="2082D8EB"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europeo, se utilizó la </w:t>
      </w:r>
      <w:proofErr w:type="spellStart"/>
      <w:r w:rsidRPr="00702D9A">
        <w:rPr>
          <w:rFonts w:ascii="Times New Roman" w:hAnsi="Times New Roman" w:cs="Times New Roman"/>
        </w:rPr>
        <w:t>Structure</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of</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Earning</w:t>
      </w:r>
      <w:proofErr w:type="spellEnd"/>
      <w:r w:rsidRPr="00702D9A">
        <w:rPr>
          <w:rFonts w:ascii="Times New Roman" w:hAnsi="Times New Roman" w:cs="Times New Roman"/>
        </w:rPr>
        <w:t xml:space="preserve"> </w:t>
      </w:r>
      <w:proofErr w:type="spellStart"/>
      <w:r w:rsidRPr="00702D9A">
        <w:rPr>
          <w:rFonts w:ascii="Times New Roman" w:hAnsi="Times New Roman" w:cs="Times New Roman"/>
        </w:rPr>
        <w:t>Survey</w:t>
      </w:r>
      <w:proofErr w:type="spellEnd"/>
      <w:r w:rsidRPr="00702D9A">
        <w:rPr>
          <w:rFonts w:ascii="Times New Roman" w:hAnsi="Times New Roman" w:cs="Times New Roman"/>
        </w:rPr>
        <w:t xml:space="preserve"> (SES) para imputar un valor de ingreso nominal a los deciles promedio estimados en la LFS.</w:t>
      </w:r>
    </w:p>
  </w:footnote>
  <w:footnote w:id="17">
    <w:p w14:paraId="0968EE72" w14:textId="77777777" w:rsidR="00FE0204" w:rsidRPr="00702D9A" w:rsidRDefault="00FE0204"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Cabe remarcar que no se plantea aquí la asociación que hace la teoría del capital humano entre el salario y la productividad marginal. Desde nuestra perspectiva, esta información refleja que, en aquellos países donde tienden a prevalecer los capitales de mayor escala y la fuerza de trabajo es más compleja, la necesidad de reducir los salarios como fuente de compensación se ve acotada.</w:t>
      </w:r>
    </w:p>
  </w:footnote>
  <w:footnote w:id="18">
    <w:p w14:paraId="03245FAA" w14:textId="73789D31"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La información aquí volcada surge de estimaciones de las Cuentas Nacionales, y remiten al 2017 dada la mayor disponibilidad de información para abarcar múltiples países. El salario está calculado como el cociente entre la masa salarial y el total de asalariados, y expresado en PPA mediante el coeficiente correspondiente al Consumo Efectivo. La productividad relativa surge del cociente entre el valor agregado bruto y el total de ocupados, y se utilizó el coeficiente de PPA que se corresponde con el Producto Bruto Interno.</w:t>
      </w:r>
    </w:p>
  </w:footnote>
  <w:footnote w:id="19">
    <w:p w14:paraId="46A06BED" w14:textId="1E75DA19" w:rsidR="008B49CF" w:rsidRPr="00702D9A" w:rsidRDefault="008B49CF" w:rsidP="00DC28DE">
      <w:pPr>
        <w:pStyle w:val="Textonotapie"/>
        <w:jc w:val="both"/>
        <w:rPr>
          <w:rFonts w:ascii="Times New Roman" w:hAnsi="Times New Roman" w:cs="Times New Roman"/>
          <w:lang w:val="es-419"/>
        </w:rPr>
      </w:pPr>
      <w:r w:rsidRPr="00702D9A">
        <w:rPr>
          <w:rStyle w:val="Refdenotaalpie"/>
          <w:rFonts w:ascii="Times New Roman" w:hAnsi="Times New Roman" w:cs="Times New Roman"/>
        </w:rPr>
        <w:footnoteRef/>
      </w:r>
      <w:r w:rsidRPr="00702D9A">
        <w:rPr>
          <w:rFonts w:ascii="Times New Roman" w:hAnsi="Times New Roman" w:cs="Times New Roman"/>
        </w:rPr>
        <w:t xml:space="preserve"> Particularmente, en algunos indicadores se evidenciará que España e Italia se alejan del resto de países del grupo, asemejándose más a lo evidenciado en Portugal.</w:t>
      </w:r>
    </w:p>
  </w:footnote>
  <w:footnote w:id="20">
    <w:p w14:paraId="10B2420B" w14:textId="77777777"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Alemania se consideró el año 2017 dado el faltante de información para el 2018.</w:t>
      </w:r>
    </w:p>
  </w:footnote>
  <w:footnote w:id="21">
    <w:p w14:paraId="5A8D0782" w14:textId="77777777" w:rsidR="009C26AD" w:rsidRPr="00702D9A" w:rsidRDefault="009C2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Dentro del estrato de establecimientos de pequeño tamaño, Argentina presenta la mayor proporción de trabajo por cuenta propia de la selección de países (un 55,8% del total de ocupados del estrato), lo sigue Estados Unidos con un 45% y Grecia con un 25%. El polo opuesto lo constituyen Alemania y Reino Unido, dónde esta proporción no supera al 10%. En el agregado del empleo privado, Argentina también presenta la mayor presencia del trabajo por cuenta propia (33%), seguido por Grecia a un nivel del 13% y por Estados Unidos al 10%. Los datos presentados corresponden en todos los casos al año 2018 y excluyen asalariados del sector público y servicio doméstico.</w:t>
      </w:r>
    </w:p>
  </w:footnote>
  <w:footnote w:id="22">
    <w:p w14:paraId="6F65E89B" w14:textId="77777777" w:rsidR="009C26AD" w:rsidRPr="00702D9A" w:rsidRDefault="009C26AD"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lo que resta del texto nos referiremos a los perfiles ocupacionales utilizando únicamente la numeración presentada en el Esquema 1.</w:t>
      </w:r>
    </w:p>
  </w:footnote>
  <w:footnote w:id="23">
    <w:p w14:paraId="1D204AE7" w14:textId="4C01EAF5"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Recordemos que las encuestas utilizadas no cuenta</w:t>
      </w:r>
      <w:r w:rsidR="003D4181" w:rsidRPr="00702D9A">
        <w:rPr>
          <w:rFonts w:ascii="Times New Roman" w:hAnsi="Times New Roman" w:cs="Times New Roman"/>
        </w:rPr>
        <w:t>n</w:t>
      </w:r>
      <w:r w:rsidRPr="00702D9A">
        <w:rPr>
          <w:rFonts w:ascii="Times New Roman" w:hAnsi="Times New Roman" w:cs="Times New Roman"/>
        </w:rPr>
        <w:t xml:space="preserve"> con información sobre calidad de la inserción laboral de los cuentapropistas. Para su incorporación debemos continuar buscando alternativas.</w:t>
      </w:r>
    </w:p>
  </w:footnote>
  <w:footnote w:id="24">
    <w:p w14:paraId="1FB54469" w14:textId="375A4C05"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No está de más aclarar que también debemos considerar la calidad de las prestaciones a las que se accede como diferenciador de las condiciones de reproducción: los niveles de jubilaciones, la calidad de la salud pública o privada a la que se accede, etc.</w:t>
      </w:r>
    </w:p>
  </w:footnote>
  <w:footnote w:id="25">
    <w:p w14:paraId="02FAA780" w14:textId="5F769473"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Alemania se consideró el año 2017 dado el faltante de sobre tamaño de establecimientos para el 2018.</w:t>
      </w:r>
    </w:p>
  </w:footnote>
  <w:footnote w:id="26">
    <w:p w14:paraId="7CA87F11" w14:textId="52671064" w:rsidR="003D4181"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8A28C1" w:rsidRPr="00702D9A">
        <w:rPr>
          <w:rFonts w:ascii="Times New Roman" w:hAnsi="Times New Roman" w:cs="Times New Roman"/>
        </w:rPr>
        <w:t xml:space="preserve">Otros estudios coinciden en encontrar bajas tasas de precariedad utilizando </w:t>
      </w:r>
      <w:r w:rsidR="007612D3" w:rsidRPr="00702D9A">
        <w:rPr>
          <w:rFonts w:ascii="Times New Roman" w:hAnsi="Times New Roman" w:cs="Times New Roman"/>
        </w:rPr>
        <w:t>las mismas variables estudiadas</w:t>
      </w:r>
      <w:r w:rsidR="008A28C1" w:rsidRPr="00702D9A">
        <w:rPr>
          <w:rFonts w:ascii="Times New Roman" w:hAnsi="Times New Roman" w:cs="Times New Roman"/>
        </w:rPr>
        <w:t xml:space="preserve"> en este trabajo (</w:t>
      </w:r>
      <w:r w:rsidR="007612D3" w:rsidRPr="00702D9A">
        <w:rPr>
          <w:rFonts w:ascii="Times New Roman" w:hAnsi="Times New Roman" w:cs="Times New Roman"/>
        </w:rPr>
        <w:t xml:space="preserve">Green y </w:t>
      </w:r>
      <w:proofErr w:type="spellStart"/>
      <w:r w:rsidR="007612D3" w:rsidRPr="00702D9A">
        <w:rPr>
          <w:rFonts w:ascii="Times New Roman" w:hAnsi="Times New Roman" w:cs="Times New Roman"/>
        </w:rPr>
        <w:t>Livanos</w:t>
      </w:r>
      <w:proofErr w:type="spellEnd"/>
      <w:r w:rsidR="007612D3" w:rsidRPr="00702D9A">
        <w:rPr>
          <w:rFonts w:ascii="Times New Roman" w:hAnsi="Times New Roman" w:cs="Times New Roman"/>
        </w:rPr>
        <w:t>, 2015</w:t>
      </w:r>
      <w:r w:rsidR="003D4181" w:rsidRPr="00702D9A">
        <w:rPr>
          <w:rFonts w:ascii="Times New Roman" w:hAnsi="Times New Roman" w:cs="Times New Roman"/>
        </w:rPr>
        <w:t xml:space="preserve">; </w:t>
      </w:r>
      <w:r w:rsidR="00845992" w:rsidRPr="00702D9A">
        <w:rPr>
          <w:rFonts w:ascii="Times New Roman" w:hAnsi="Times New Roman" w:cs="Times New Roman"/>
        </w:rPr>
        <w:fldChar w:fldCharType="begin"/>
      </w:r>
      <w:r w:rsidR="00845992" w:rsidRPr="00702D9A">
        <w:rPr>
          <w:rFonts w:ascii="Times New Roman" w:hAnsi="Times New Roman" w:cs="Times New Roman"/>
        </w:rPr>
        <w:instrText xml:space="preserve"> ADDIN ZOTERO_ITEM CSL_CITATION {"citationID":"5wGEGEwE","properties":{"formattedCitation":"(Allmendinger et\\uc0\\u160{}al., s.\\uc0\\u160{}f.; Filandri &amp; Struffolino, 2019; Horemans et\\uc0\\u160{}al., 2016)","plainCitation":"(Allmendinger et al., s. f.; Filandri &amp; Struffolino, 2019; Horemans et al., 2016)","dontUpdate":true,"noteIndex":26},"citationItems":[{"id":556,"uris":["http://zotero.org/users/3407142/items/H9U5GECK"],"uri":["http://zotero.org/users/3407142/items/H9U5GECK"],"itemData":{"id":556,"type":"article-journal","abstract":"To assess the influence of nonstandard employment for the labor market participation of different demographic groups, we provide detailed descriptions of the development of atypical employment in comparison to standard employment, unemployment, and economic inactivity between 1996 and 2011. In our analyses, we distinguish between fixedterm employment, solo self-employment, substantial part-time work (between 20 and 35 hours/week), and marginal part-time work (less than 20 hours/week). By simultaneously considering standard employment, atypical employment, and non-employment, we are able to assess the consequences of flexible labor markets for the economic integration of different population groups, such as women, the elderly, young people, or the low-skilled.","language":"en","page":"78","source":"Zotero","title":"Atypical Employment in Europe 1996 – 201","author":[{"family":"Allmendinger","given":"Jutta"},{"family":"Hipp","given":"Lena"},{"family":"Stuth","given":"Stefan"}]}},{"id":565,"uris":["http://zotero.org/users/3407142/items/NTGQXAWV"],"uri":["http://zotero.org/users/3407142/items/NTGQXAWV"],"itemData":{"id":565,"type":"article-journal","abstract":"The article presents an analysis of the association between labor market characteristics related to female employment and the prevalence of in-work poverty. We compare two relative measures of in-work poverty: The individual deﬁnition refers to workers whose salary is below 60% of the median, while the household-level deﬁnition refers to individuals whose household income is below 60% of the median. Microdata from the 2014 EU-SILC survey and macrodata on involuntary part-time employment and female labor market participation are used to perform a multilevel analysis on 31 European countries. The results show a positive relationship between involuntary parttime work and in-work poverty according to the household deﬁnition. Female labor market participation is positively associated with the individual deﬁnition and negatively with the household one. However, after controlling for the level of within-country income inequality, only the eﬀect of the female employment rate remains positive and signiﬁcant for the individual in-work. These results shed light on the multifaceted role of labor market characteristics related to female employment and their implications for policy. We argue that the promotion of female participation should be combined with explicit measures to reduce the disadvantageous position of women in the labor market.","container-title":"European Societies","DOI":"10.1080/14616696.2018.1536800","ISSN":"1461-6696, 1469-8307","issue":"1","journalAbbreviation":"European Societies","language":"en","page":"130-157","source":"DOI.org (Crossref)","title":"Individual and household in-work poverty in Europe: understanding the role of labor market characteristics","title-short":"Individual and household in-work poverty in Europe","volume":"21","author":[{"family":"Filandri","given":"Marianna"},{"family":"Struffolino","given":"Emanuela"}],"issued":{"date-parts":[["2019",1]]}}},{"id":562,"uris":["http://zotero.org/users/3407142/items/VTRSZS67"],"uri":["http://zotero.org/users/3407142/items/VTRSZS67"],"itemData":{"id":562,"type":"article-journal","container-title":"IZA Journal of European Labor Studies","DOI":"10.1186/s40174-016-0053-6","ISSN":"2193-9012","issue":"1","journalAbbreviation":"IZA J Labor Stud","language":"en","page":"5","source":"DOI.org (Crossref)","title":"Hanging in, but only just: part-time employment and in-work poverty throughout the crisis","title-short":"Hanging in, but only just","volume":"5","author":[{"family":"Horemans","given":"Jeroen"},{"family":"Marx","given":"Ive"},{"family":"Nolan","given":"Brian"}],"issued":{"date-parts":[["2016",12]]}}}],"schema":"https://github.com/citation-style-language/schema/raw/master/csl-citation.json"} </w:instrText>
      </w:r>
      <w:r w:rsidR="00845992" w:rsidRPr="00702D9A">
        <w:rPr>
          <w:rFonts w:ascii="Times New Roman" w:hAnsi="Times New Roman" w:cs="Times New Roman"/>
        </w:rPr>
        <w:fldChar w:fldCharType="separate"/>
      </w:r>
      <w:proofErr w:type="spellStart"/>
      <w:r w:rsidR="00845992" w:rsidRPr="00702D9A">
        <w:rPr>
          <w:rFonts w:ascii="Times New Roman" w:hAnsi="Times New Roman" w:cs="Times New Roman"/>
        </w:rPr>
        <w:t>Allmendinger</w:t>
      </w:r>
      <w:proofErr w:type="spellEnd"/>
      <w:r w:rsidR="00845992" w:rsidRPr="00702D9A">
        <w:rPr>
          <w:rFonts w:ascii="Times New Roman" w:hAnsi="Times New Roman" w:cs="Times New Roman"/>
        </w:rPr>
        <w:t xml:space="preserve"> et al., 2013; </w:t>
      </w:r>
      <w:proofErr w:type="spellStart"/>
      <w:r w:rsidR="00845992" w:rsidRPr="00702D9A">
        <w:rPr>
          <w:rFonts w:ascii="Times New Roman" w:hAnsi="Times New Roman" w:cs="Times New Roman"/>
        </w:rPr>
        <w:t>Filandri</w:t>
      </w:r>
      <w:proofErr w:type="spellEnd"/>
      <w:r w:rsidR="00845992" w:rsidRPr="00702D9A">
        <w:rPr>
          <w:rFonts w:ascii="Times New Roman" w:hAnsi="Times New Roman" w:cs="Times New Roman"/>
        </w:rPr>
        <w:t xml:space="preserve"> &amp; </w:t>
      </w:r>
      <w:proofErr w:type="spellStart"/>
      <w:r w:rsidR="00845992" w:rsidRPr="00702D9A">
        <w:rPr>
          <w:rFonts w:ascii="Times New Roman" w:hAnsi="Times New Roman" w:cs="Times New Roman"/>
        </w:rPr>
        <w:t>Struffolino</w:t>
      </w:r>
      <w:proofErr w:type="spellEnd"/>
      <w:r w:rsidR="00845992" w:rsidRPr="00702D9A">
        <w:rPr>
          <w:rFonts w:ascii="Times New Roman" w:hAnsi="Times New Roman" w:cs="Times New Roman"/>
        </w:rPr>
        <w:t xml:space="preserve">, 2019; </w:t>
      </w:r>
      <w:proofErr w:type="spellStart"/>
      <w:r w:rsidR="00845992" w:rsidRPr="00702D9A">
        <w:rPr>
          <w:rFonts w:ascii="Times New Roman" w:hAnsi="Times New Roman" w:cs="Times New Roman"/>
        </w:rPr>
        <w:t>Horemans</w:t>
      </w:r>
      <w:proofErr w:type="spellEnd"/>
      <w:r w:rsidR="00845992" w:rsidRPr="00702D9A">
        <w:rPr>
          <w:rFonts w:ascii="Times New Roman" w:hAnsi="Times New Roman" w:cs="Times New Roman"/>
        </w:rPr>
        <w:t xml:space="preserve"> et al., 2016)</w:t>
      </w:r>
      <w:r w:rsidR="00845992" w:rsidRPr="00702D9A">
        <w:rPr>
          <w:rFonts w:ascii="Times New Roman" w:hAnsi="Times New Roman" w:cs="Times New Roman"/>
        </w:rPr>
        <w:fldChar w:fldCharType="end"/>
      </w:r>
      <w:r w:rsidR="008A28C1" w:rsidRPr="00702D9A">
        <w:rPr>
          <w:rFonts w:ascii="Times New Roman" w:hAnsi="Times New Roman" w:cs="Times New Roman"/>
        </w:rPr>
        <w:t xml:space="preserve">. </w:t>
      </w:r>
    </w:p>
    <w:p w14:paraId="3EDC6947" w14:textId="671FB692" w:rsidR="008B49CF" w:rsidRPr="00702D9A" w:rsidRDefault="008B49CF" w:rsidP="00DC28DE">
      <w:pPr>
        <w:pStyle w:val="Textonotapie"/>
        <w:jc w:val="both"/>
        <w:rPr>
          <w:rFonts w:ascii="Times New Roman" w:hAnsi="Times New Roman" w:cs="Times New Roman"/>
        </w:rPr>
      </w:pPr>
      <w:r w:rsidRPr="00702D9A">
        <w:rPr>
          <w:rFonts w:ascii="Times New Roman" w:hAnsi="Times New Roman" w:cs="Times New Roman"/>
        </w:rPr>
        <w:t xml:space="preserve">No obstante, </w:t>
      </w:r>
      <w:r w:rsidR="003D4181" w:rsidRPr="00702D9A">
        <w:rPr>
          <w:rFonts w:ascii="Times New Roman" w:hAnsi="Times New Roman" w:cs="Times New Roman"/>
        </w:rPr>
        <w:t xml:space="preserve">como veremos a continuación </w:t>
      </w:r>
      <w:r w:rsidRPr="00702D9A">
        <w:rPr>
          <w:rFonts w:ascii="Times New Roman" w:hAnsi="Times New Roman" w:cs="Times New Roman"/>
        </w:rPr>
        <w:t xml:space="preserve">la estimación del salario promedio </w:t>
      </w:r>
      <w:r w:rsidR="008A28C1" w:rsidRPr="00702D9A">
        <w:rPr>
          <w:rFonts w:ascii="Times New Roman" w:hAnsi="Times New Roman" w:cs="Times New Roman"/>
        </w:rPr>
        <w:t>y</w:t>
      </w:r>
      <w:r w:rsidRPr="00702D9A">
        <w:rPr>
          <w:rFonts w:ascii="Times New Roman" w:hAnsi="Times New Roman" w:cs="Times New Roman"/>
        </w:rPr>
        <w:t xml:space="preserve"> </w:t>
      </w:r>
      <w:r w:rsidR="008A28C1" w:rsidRPr="00702D9A">
        <w:rPr>
          <w:rFonts w:ascii="Times New Roman" w:hAnsi="Times New Roman" w:cs="Times New Roman"/>
        </w:rPr>
        <w:t>el nivel salarial</w:t>
      </w:r>
      <w:r w:rsidRPr="00702D9A">
        <w:rPr>
          <w:rFonts w:ascii="Times New Roman" w:hAnsi="Times New Roman" w:cs="Times New Roman"/>
        </w:rPr>
        <w:t xml:space="preserve"> por perfiles muestra</w:t>
      </w:r>
      <w:r w:rsidR="008A28C1" w:rsidRPr="00702D9A">
        <w:rPr>
          <w:rFonts w:ascii="Times New Roman" w:hAnsi="Times New Roman" w:cs="Times New Roman"/>
        </w:rPr>
        <w:t>n</w:t>
      </w:r>
      <w:r w:rsidRPr="00702D9A">
        <w:rPr>
          <w:rFonts w:ascii="Times New Roman" w:hAnsi="Times New Roman" w:cs="Times New Roman"/>
        </w:rPr>
        <w:t xml:space="preserve"> grandes distancias de estos países respecto a los de mayor desarrollo productivo.</w:t>
      </w:r>
    </w:p>
  </w:footnote>
  <w:footnote w:id="27">
    <w:p w14:paraId="64576832" w14:textId="4197CA34"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En el caso de Alemania se consideró el año 2017 dado el faltante de sobre tamaño de establecimientos para el 2018. Para España también se tomaron datos del año 2017 debido el faltante de información sobre decil de pertenencia de 2018. </w:t>
      </w:r>
    </w:p>
  </w:footnote>
  <w:footnote w:id="28">
    <w:p w14:paraId="05336C73" w14:textId="3A9382E2"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El dato de España corresponde al año 2015 debido al faltante de información sobre los ingresos en 2014, mientras que no se presenta estimación sobre Grecia al no reportar ingresos en la SES.</w:t>
      </w:r>
    </w:p>
  </w:footnote>
  <w:footnote w:id="29">
    <w:p w14:paraId="09E50F9A" w14:textId="1965A025"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A modo de referencia, nuestra estimación del salario promedio mensual del perfil 9 en Estados Unidos arroja un valor de 5.550 dólares en 2014.</w:t>
      </w:r>
    </w:p>
  </w:footnote>
  <w:footnote w:id="30">
    <w:p w14:paraId="71779878" w14:textId="1DD0271D" w:rsidR="008B49CF" w:rsidRPr="00702D9A" w:rsidRDefault="008B49CF" w:rsidP="00DC28DE">
      <w:pPr>
        <w:pStyle w:val="Textonotapie"/>
        <w:jc w:val="both"/>
        <w:rPr>
          <w:rFonts w:ascii="Times New Roman" w:hAnsi="Times New Roman" w:cs="Times New Roman"/>
        </w:rPr>
      </w:pPr>
      <w:r w:rsidRPr="00702D9A">
        <w:rPr>
          <w:rStyle w:val="Refdenotaalpie"/>
          <w:rFonts w:ascii="Times New Roman" w:hAnsi="Times New Roman" w:cs="Times New Roman"/>
        </w:rPr>
        <w:footnoteRef/>
      </w:r>
      <w:r w:rsidRPr="00702D9A">
        <w:rPr>
          <w:rFonts w:ascii="Times New Roman" w:hAnsi="Times New Roman" w:cs="Times New Roman"/>
        </w:rPr>
        <w:t xml:space="preserve"> </w:t>
      </w:r>
      <w:r w:rsidR="00257865">
        <w:rPr>
          <w:rFonts w:ascii="Times New Roman" w:hAnsi="Times New Roman" w:cs="Times New Roman"/>
        </w:rPr>
        <w:t xml:space="preserve">Aunque es bastante usual señalar los problemas de captación de los ingresos más altos en las encuestas de hogares, el caso de Argentina es necesario detallarlo. </w:t>
      </w:r>
      <w:r w:rsidR="009E7A0D">
        <w:rPr>
          <w:rFonts w:ascii="Times New Roman" w:hAnsi="Times New Roman" w:cs="Times New Roman"/>
        </w:rPr>
        <w:t>Ya desde 2003 la evolución de las remuneraciones promedio de EPH son bastante más reducidas que las de fuentes alternativas como el Sistema Integrado de Previsión Argentino (SIPA) (</w:t>
      </w:r>
      <w:r w:rsidR="00845992" w:rsidRPr="00702D9A">
        <w:rPr>
          <w:rFonts w:ascii="Times New Roman" w:hAnsi="Times New Roman" w:cs="Times New Roman"/>
        </w:rPr>
        <w:t>Sánchez, et al. 2016)</w:t>
      </w:r>
      <w:r w:rsidRPr="00702D9A">
        <w:rPr>
          <w:rFonts w:ascii="Times New Roman" w:hAnsi="Times New Roman" w:cs="Times New Roman"/>
        </w:rPr>
        <w:t xml:space="preserve">. Ello da pie a que las brechas respecto a Estados Unidos sean </w:t>
      </w:r>
      <w:r w:rsidR="009E7A0D">
        <w:rPr>
          <w:rFonts w:ascii="Times New Roman" w:hAnsi="Times New Roman" w:cs="Times New Roman"/>
        </w:rPr>
        <w:t>tan amplias. Por ejemplo, si calculáramos el salario promedio relativo del Gráfico 1 por EPH la relación sería del 24% (y no del 42%). En este sentido, aproximando por SIPA la relación del perfil 9 de Argentina sería</w:t>
      </w:r>
      <w:r w:rsidR="00321FB5">
        <w:rPr>
          <w:rFonts w:ascii="Times New Roman" w:hAnsi="Times New Roman" w:cs="Times New Roman"/>
        </w:rPr>
        <w:t xml:space="preserve"> 50,6% (y no 28%)</w:t>
      </w:r>
      <w:r w:rsidR="00A9494F">
        <w:rPr>
          <w:rFonts w:ascii="Times New Roman" w:hAnsi="Times New Roman" w:cs="Times New Roman"/>
        </w:rPr>
        <w:t xml:space="preserve"> justo por debajo de Portugal. </w:t>
      </w:r>
      <w:r w:rsidRPr="00702D9A">
        <w:rPr>
          <w:rFonts w:ascii="Times New Roman" w:hAnsi="Times New Roman" w:cs="Times New Roman"/>
        </w:rPr>
        <w:t xml:space="preserve">No obstante, ello no anula la conclusión central </w:t>
      </w:r>
      <w:proofErr w:type="gramStart"/>
      <w:r w:rsidRPr="00702D9A">
        <w:rPr>
          <w:rFonts w:ascii="Times New Roman" w:hAnsi="Times New Roman" w:cs="Times New Roman"/>
        </w:rPr>
        <w:t>alcanzada</w:t>
      </w:r>
      <w:proofErr w:type="gramEnd"/>
      <w:r w:rsidR="00A9494F">
        <w:rPr>
          <w:rFonts w:ascii="Times New Roman" w:hAnsi="Times New Roman" w:cs="Times New Roman"/>
        </w:rPr>
        <w:t xml:space="preserve"> pero implica seguir trabajando en las fuentes de información.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60B"/>
    <w:multiLevelType w:val="hybridMultilevel"/>
    <w:tmpl w:val="7E2E52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C04248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AD1FAE"/>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E45398"/>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7519AA"/>
    <w:multiLevelType w:val="hybridMultilevel"/>
    <w:tmpl w:val="7E2E52D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61E2998"/>
    <w:multiLevelType w:val="hybridMultilevel"/>
    <w:tmpl w:val="009EE8DC"/>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6" w15:restartNumberingAfterBreak="0">
    <w:nsid w:val="1F3E3B87"/>
    <w:multiLevelType w:val="hybridMultilevel"/>
    <w:tmpl w:val="02942F32"/>
    <w:lvl w:ilvl="0" w:tplc="0F4E95DE">
      <w:start w:val="4"/>
      <w:numFmt w:val="bullet"/>
      <w:lvlText w:val="-"/>
      <w:lvlJc w:val="left"/>
      <w:pPr>
        <w:ind w:left="720" w:hanging="360"/>
      </w:pPr>
      <w:rPr>
        <w:rFonts w:ascii="Times New Roman" w:eastAsiaTheme="minorHAnsi" w:hAnsi="Times New Roman"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15:restartNumberingAfterBreak="0">
    <w:nsid w:val="1FAC3D0F"/>
    <w:multiLevelType w:val="hybridMultilevel"/>
    <w:tmpl w:val="8FFEA0D8"/>
    <w:lvl w:ilvl="0" w:tplc="68AC0CB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3856A64"/>
    <w:multiLevelType w:val="hybridMultilevel"/>
    <w:tmpl w:val="3B70CBE6"/>
    <w:lvl w:ilvl="0" w:tplc="DF5A2E18">
      <w:start w:val="1"/>
      <w:numFmt w:val="decimal"/>
      <w:lvlText w:val="%1."/>
      <w:lvlJc w:val="left"/>
      <w:pPr>
        <w:ind w:left="720" w:hanging="360"/>
      </w:pPr>
      <w:rPr>
        <w:i w:val="0"/>
        <w:sz w:val="22"/>
        <w:szCs w:val="22"/>
      </w:rPr>
    </w:lvl>
    <w:lvl w:ilvl="1" w:tplc="2C0A000F">
      <w:start w:val="1"/>
      <w:numFmt w:val="decimal"/>
      <w:lvlText w:val="%2."/>
      <w:lvlJc w:val="left"/>
      <w:pPr>
        <w:ind w:left="1440" w:hanging="360"/>
      </w:pPr>
      <w:rPr>
        <w:i w:val="0"/>
      </w:rPr>
    </w:lvl>
    <w:lvl w:ilvl="2" w:tplc="A6A828AE">
      <w:start w:val="3"/>
      <w:numFmt w:val="decimal"/>
      <w:lvlText w:val="%3"/>
      <w:lvlJc w:val="left"/>
      <w:pPr>
        <w:ind w:left="2340" w:hanging="36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9" w15:restartNumberingAfterBreak="0">
    <w:nsid w:val="3DA63CF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370A2C"/>
    <w:multiLevelType w:val="hybridMultilevel"/>
    <w:tmpl w:val="B12A24B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DEF612B"/>
    <w:multiLevelType w:val="hybridMultilevel"/>
    <w:tmpl w:val="1C0A09EE"/>
    <w:lvl w:ilvl="0" w:tplc="9814D45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E4E2AB2"/>
    <w:multiLevelType w:val="multilevel"/>
    <w:tmpl w:val="2C0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3F41D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9C7AB1"/>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84148D"/>
    <w:multiLevelType w:val="hybridMultilevel"/>
    <w:tmpl w:val="4A96D4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3"/>
  </w:num>
  <w:num w:numId="3">
    <w:abstractNumId w:val="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4"/>
  </w:num>
  <w:num w:numId="8">
    <w:abstractNumId w:val="0"/>
  </w:num>
  <w:num w:numId="9">
    <w:abstractNumId w:val="15"/>
  </w:num>
  <w:num w:numId="10">
    <w:abstractNumId w:val="14"/>
  </w:num>
  <w:num w:numId="11">
    <w:abstractNumId w:val="5"/>
  </w:num>
  <w:num w:numId="12">
    <w:abstractNumId w:val="7"/>
  </w:num>
  <w:num w:numId="13">
    <w:abstractNumId w:val="11"/>
  </w:num>
  <w:num w:numId="14">
    <w:abstractNumId w:val="13"/>
  </w:num>
  <w:num w:numId="15">
    <w:abstractNumId w:val="2"/>
  </w:num>
  <w:num w:numId="16">
    <w:abstractNumId w:val="8"/>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cundo Lastra">
    <w15:presenceInfo w15:providerId="Windows Live" w15:userId="70d33e310fad9011"/>
  </w15:person>
  <w15:person w15:author="Guido Weksler">
    <w15:presenceInfo w15:providerId="None" w15:userId="Guido Weksler"/>
  </w15:person>
  <w15:person w15:author="GRA�A JUAN MARTIN">
    <w15:presenceInfo w15:providerId="AD" w15:userId="S::50JG30448022@campus.economicas.uba.ar::adf93a80-d894-4003-a9b2-665b190cdd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IyMTUwMzMwNjeysLRU0lEKTi0uzszPAykwqgUABtuGvSwAAAA="/>
  </w:docVars>
  <w:rsids>
    <w:rsidRoot w:val="007F2441"/>
    <w:rsid w:val="00003D9C"/>
    <w:rsid w:val="00005B45"/>
    <w:rsid w:val="00005D8A"/>
    <w:rsid w:val="00011228"/>
    <w:rsid w:val="00013910"/>
    <w:rsid w:val="0001636B"/>
    <w:rsid w:val="000225E3"/>
    <w:rsid w:val="00022B10"/>
    <w:rsid w:val="00022D3C"/>
    <w:rsid w:val="00026097"/>
    <w:rsid w:val="00030921"/>
    <w:rsid w:val="00030F7E"/>
    <w:rsid w:val="00032D8E"/>
    <w:rsid w:val="00036325"/>
    <w:rsid w:val="00036ADA"/>
    <w:rsid w:val="00043CA3"/>
    <w:rsid w:val="000653D5"/>
    <w:rsid w:val="000725AE"/>
    <w:rsid w:val="00072EE4"/>
    <w:rsid w:val="00073065"/>
    <w:rsid w:val="0007315C"/>
    <w:rsid w:val="0008445F"/>
    <w:rsid w:val="00084789"/>
    <w:rsid w:val="000913CB"/>
    <w:rsid w:val="00097A65"/>
    <w:rsid w:val="000A4F5E"/>
    <w:rsid w:val="000A67AC"/>
    <w:rsid w:val="000A7517"/>
    <w:rsid w:val="000A7C6E"/>
    <w:rsid w:val="000B0F05"/>
    <w:rsid w:val="000B55C3"/>
    <w:rsid w:val="000D264A"/>
    <w:rsid w:val="000E3DBA"/>
    <w:rsid w:val="000E4449"/>
    <w:rsid w:val="000E65CD"/>
    <w:rsid w:val="000F0138"/>
    <w:rsid w:val="000F2381"/>
    <w:rsid w:val="000F4A7E"/>
    <w:rsid w:val="00101D0B"/>
    <w:rsid w:val="001044F8"/>
    <w:rsid w:val="00112B93"/>
    <w:rsid w:val="0011393B"/>
    <w:rsid w:val="00115A6C"/>
    <w:rsid w:val="001173C8"/>
    <w:rsid w:val="00117AD4"/>
    <w:rsid w:val="001237FE"/>
    <w:rsid w:val="00131950"/>
    <w:rsid w:val="00136028"/>
    <w:rsid w:val="00136059"/>
    <w:rsid w:val="001410B8"/>
    <w:rsid w:val="001419F7"/>
    <w:rsid w:val="00143614"/>
    <w:rsid w:val="001442C4"/>
    <w:rsid w:val="0014453B"/>
    <w:rsid w:val="00145EFA"/>
    <w:rsid w:val="00146E08"/>
    <w:rsid w:val="00153D10"/>
    <w:rsid w:val="00157989"/>
    <w:rsid w:val="00161C71"/>
    <w:rsid w:val="00162615"/>
    <w:rsid w:val="001627DD"/>
    <w:rsid w:val="00162D91"/>
    <w:rsid w:val="0016395C"/>
    <w:rsid w:val="00185A04"/>
    <w:rsid w:val="001909C3"/>
    <w:rsid w:val="00190A57"/>
    <w:rsid w:val="00190E32"/>
    <w:rsid w:val="0019445D"/>
    <w:rsid w:val="00194D8A"/>
    <w:rsid w:val="00197603"/>
    <w:rsid w:val="001A0BEE"/>
    <w:rsid w:val="001A1D6F"/>
    <w:rsid w:val="001A2CA6"/>
    <w:rsid w:val="001B1C9C"/>
    <w:rsid w:val="001B4F77"/>
    <w:rsid w:val="001B6247"/>
    <w:rsid w:val="001B7EB7"/>
    <w:rsid w:val="001B7F3F"/>
    <w:rsid w:val="001C2118"/>
    <w:rsid w:val="001C417B"/>
    <w:rsid w:val="001C5A06"/>
    <w:rsid w:val="001D1CDB"/>
    <w:rsid w:val="001D1EA9"/>
    <w:rsid w:val="001D40A9"/>
    <w:rsid w:val="001D4DB6"/>
    <w:rsid w:val="001D609F"/>
    <w:rsid w:val="001D61BC"/>
    <w:rsid w:val="001D69C4"/>
    <w:rsid w:val="001D6EEE"/>
    <w:rsid w:val="001E21DE"/>
    <w:rsid w:val="001F5AAF"/>
    <w:rsid w:val="001F6241"/>
    <w:rsid w:val="0020451A"/>
    <w:rsid w:val="00204B7A"/>
    <w:rsid w:val="00212347"/>
    <w:rsid w:val="0021613E"/>
    <w:rsid w:val="0021789A"/>
    <w:rsid w:val="00217A4F"/>
    <w:rsid w:val="002209C2"/>
    <w:rsid w:val="00221A9D"/>
    <w:rsid w:val="002252AE"/>
    <w:rsid w:val="00225677"/>
    <w:rsid w:val="00226CEC"/>
    <w:rsid w:val="002300FF"/>
    <w:rsid w:val="00232E0C"/>
    <w:rsid w:val="0023502A"/>
    <w:rsid w:val="00236E95"/>
    <w:rsid w:val="0024152A"/>
    <w:rsid w:val="00241D84"/>
    <w:rsid w:val="0024420C"/>
    <w:rsid w:val="002475B8"/>
    <w:rsid w:val="00252D96"/>
    <w:rsid w:val="00254446"/>
    <w:rsid w:val="00255875"/>
    <w:rsid w:val="00257865"/>
    <w:rsid w:val="00257F20"/>
    <w:rsid w:val="0026085C"/>
    <w:rsid w:val="00263843"/>
    <w:rsid w:val="00265CD8"/>
    <w:rsid w:val="0028128A"/>
    <w:rsid w:val="00293194"/>
    <w:rsid w:val="00293A90"/>
    <w:rsid w:val="00294B15"/>
    <w:rsid w:val="00295C2C"/>
    <w:rsid w:val="00295C7F"/>
    <w:rsid w:val="00295F54"/>
    <w:rsid w:val="002965D1"/>
    <w:rsid w:val="002A07DD"/>
    <w:rsid w:val="002A088F"/>
    <w:rsid w:val="002A0ED6"/>
    <w:rsid w:val="002A132D"/>
    <w:rsid w:val="002A42E0"/>
    <w:rsid w:val="002A48CF"/>
    <w:rsid w:val="002A50EE"/>
    <w:rsid w:val="002B234A"/>
    <w:rsid w:val="002B2F0E"/>
    <w:rsid w:val="002B4A81"/>
    <w:rsid w:val="002B4DAE"/>
    <w:rsid w:val="002B7498"/>
    <w:rsid w:val="002C2B40"/>
    <w:rsid w:val="002C65B4"/>
    <w:rsid w:val="002D1B85"/>
    <w:rsid w:val="002D2161"/>
    <w:rsid w:val="002D2716"/>
    <w:rsid w:val="002D3EFD"/>
    <w:rsid w:val="002E6D49"/>
    <w:rsid w:val="002F101C"/>
    <w:rsid w:val="002F41EF"/>
    <w:rsid w:val="002F7262"/>
    <w:rsid w:val="00301AD3"/>
    <w:rsid w:val="00303DE2"/>
    <w:rsid w:val="00311707"/>
    <w:rsid w:val="00311AA3"/>
    <w:rsid w:val="00311E92"/>
    <w:rsid w:val="00317A04"/>
    <w:rsid w:val="00321E3A"/>
    <w:rsid w:val="00321FB5"/>
    <w:rsid w:val="0033108B"/>
    <w:rsid w:val="00332ADE"/>
    <w:rsid w:val="00340940"/>
    <w:rsid w:val="003415B3"/>
    <w:rsid w:val="003437C7"/>
    <w:rsid w:val="00351801"/>
    <w:rsid w:val="00352F5C"/>
    <w:rsid w:val="00353FD2"/>
    <w:rsid w:val="00356267"/>
    <w:rsid w:val="00360B1A"/>
    <w:rsid w:val="00363EA1"/>
    <w:rsid w:val="003651F3"/>
    <w:rsid w:val="00365C05"/>
    <w:rsid w:val="003739C5"/>
    <w:rsid w:val="00373D72"/>
    <w:rsid w:val="00375968"/>
    <w:rsid w:val="003821E1"/>
    <w:rsid w:val="003824A1"/>
    <w:rsid w:val="00384064"/>
    <w:rsid w:val="00384C1D"/>
    <w:rsid w:val="003966AB"/>
    <w:rsid w:val="00397383"/>
    <w:rsid w:val="003A135E"/>
    <w:rsid w:val="003A6812"/>
    <w:rsid w:val="003B3EF6"/>
    <w:rsid w:val="003B5297"/>
    <w:rsid w:val="003C0BFA"/>
    <w:rsid w:val="003C211D"/>
    <w:rsid w:val="003C24F2"/>
    <w:rsid w:val="003C7FD9"/>
    <w:rsid w:val="003D04F3"/>
    <w:rsid w:val="003D0E5B"/>
    <w:rsid w:val="003D1958"/>
    <w:rsid w:val="003D32FC"/>
    <w:rsid w:val="003D4181"/>
    <w:rsid w:val="003D595D"/>
    <w:rsid w:val="003D6463"/>
    <w:rsid w:val="003E06EE"/>
    <w:rsid w:val="003E1FA8"/>
    <w:rsid w:val="003E25AD"/>
    <w:rsid w:val="003E57D1"/>
    <w:rsid w:val="003F1A85"/>
    <w:rsid w:val="003F208E"/>
    <w:rsid w:val="003F2B40"/>
    <w:rsid w:val="003F542C"/>
    <w:rsid w:val="004031A6"/>
    <w:rsid w:val="00403693"/>
    <w:rsid w:val="004036E7"/>
    <w:rsid w:val="004176B5"/>
    <w:rsid w:val="00417BA8"/>
    <w:rsid w:val="00425FE7"/>
    <w:rsid w:val="0043112A"/>
    <w:rsid w:val="0043213A"/>
    <w:rsid w:val="00432C85"/>
    <w:rsid w:val="00434B00"/>
    <w:rsid w:val="00435902"/>
    <w:rsid w:val="004410C7"/>
    <w:rsid w:val="00442599"/>
    <w:rsid w:val="0044372B"/>
    <w:rsid w:val="004467DB"/>
    <w:rsid w:val="0045082C"/>
    <w:rsid w:val="004552D7"/>
    <w:rsid w:val="0046107F"/>
    <w:rsid w:val="0046148F"/>
    <w:rsid w:val="004614B2"/>
    <w:rsid w:val="00463713"/>
    <w:rsid w:val="00470274"/>
    <w:rsid w:val="00474B7A"/>
    <w:rsid w:val="004752B3"/>
    <w:rsid w:val="004757DD"/>
    <w:rsid w:val="00481112"/>
    <w:rsid w:val="004A205F"/>
    <w:rsid w:val="004A4BB6"/>
    <w:rsid w:val="004A6BE5"/>
    <w:rsid w:val="004B17E8"/>
    <w:rsid w:val="004C02FB"/>
    <w:rsid w:val="004C178C"/>
    <w:rsid w:val="004C2A57"/>
    <w:rsid w:val="004D0072"/>
    <w:rsid w:val="004D2C76"/>
    <w:rsid w:val="004D40D5"/>
    <w:rsid w:val="004D5819"/>
    <w:rsid w:val="004D6285"/>
    <w:rsid w:val="004D72E8"/>
    <w:rsid w:val="004E0237"/>
    <w:rsid w:val="004E06EA"/>
    <w:rsid w:val="004E18D8"/>
    <w:rsid w:val="004E1964"/>
    <w:rsid w:val="004E22EC"/>
    <w:rsid w:val="004E6B35"/>
    <w:rsid w:val="004F04AB"/>
    <w:rsid w:val="00500B25"/>
    <w:rsid w:val="005060CA"/>
    <w:rsid w:val="00511165"/>
    <w:rsid w:val="00513F90"/>
    <w:rsid w:val="005140BF"/>
    <w:rsid w:val="00515819"/>
    <w:rsid w:val="00516D47"/>
    <w:rsid w:val="0051701C"/>
    <w:rsid w:val="0052041F"/>
    <w:rsid w:val="00521315"/>
    <w:rsid w:val="005236F4"/>
    <w:rsid w:val="00524D8A"/>
    <w:rsid w:val="005250A7"/>
    <w:rsid w:val="00526E79"/>
    <w:rsid w:val="005271F4"/>
    <w:rsid w:val="005316D8"/>
    <w:rsid w:val="005351CC"/>
    <w:rsid w:val="00535A91"/>
    <w:rsid w:val="005367D9"/>
    <w:rsid w:val="00536ADC"/>
    <w:rsid w:val="00543FF4"/>
    <w:rsid w:val="005442A0"/>
    <w:rsid w:val="005454B5"/>
    <w:rsid w:val="005501EB"/>
    <w:rsid w:val="005533F0"/>
    <w:rsid w:val="00554375"/>
    <w:rsid w:val="00555419"/>
    <w:rsid w:val="005630DF"/>
    <w:rsid w:val="005673CC"/>
    <w:rsid w:val="00567AD2"/>
    <w:rsid w:val="00571376"/>
    <w:rsid w:val="00575949"/>
    <w:rsid w:val="00575EED"/>
    <w:rsid w:val="0057622E"/>
    <w:rsid w:val="0058526E"/>
    <w:rsid w:val="00586808"/>
    <w:rsid w:val="00592BF8"/>
    <w:rsid w:val="00592E9B"/>
    <w:rsid w:val="0059513D"/>
    <w:rsid w:val="00595D83"/>
    <w:rsid w:val="005962EC"/>
    <w:rsid w:val="00597675"/>
    <w:rsid w:val="005A1516"/>
    <w:rsid w:val="005A32B6"/>
    <w:rsid w:val="005B1E14"/>
    <w:rsid w:val="005B7A63"/>
    <w:rsid w:val="005B7D81"/>
    <w:rsid w:val="005C0CFC"/>
    <w:rsid w:val="005C5FE6"/>
    <w:rsid w:val="005D0951"/>
    <w:rsid w:val="005D10F0"/>
    <w:rsid w:val="005D1623"/>
    <w:rsid w:val="005D17BA"/>
    <w:rsid w:val="005D4AE6"/>
    <w:rsid w:val="005D5B09"/>
    <w:rsid w:val="005D77F6"/>
    <w:rsid w:val="005E1F2D"/>
    <w:rsid w:val="005F12E6"/>
    <w:rsid w:val="005F3711"/>
    <w:rsid w:val="005F466D"/>
    <w:rsid w:val="005F4A26"/>
    <w:rsid w:val="005F577C"/>
    <w:rsid w:val="005F63B6"/>
    <w:rsid w:val="00602B46"/>
    <w:rsid w:val="00603651"/>
    <w:rsid w:val="00604464"/>
    <w:rsid w:val="00604751"/>
    <w:rsid w:val="00605478"/>
    <w:rsid w:val="006108B4"/>
    <w:rsid w:val="0061315B"/>
    <w:rsid w:val="00614FC6"/>
    <w:rsid w:val="00616215"/>
    <w:rsid w:val="00621587"/>
    <w:rsid w:val="00621FF3"/>
    <w:rsid w:val="00622615"/>
    <w:rsid w:val="00633937"/>
    <w:rsid w:val="00636A40"/>
    <w:rsid w:val="00641AFE"/>
    <w:rsid w:val="006439BB"/>
    <w:rsid w:val="006513E9"/>
    <w:rsid w:val="00653691"/>
    <w:rsid w:val="00654142"/>
    <w:rsid w:val="00654B1E"/>
    <w:rsid w:val="00664892"/>
    <w:rsid w:val="00672D56"/>
    <w:rsid w:val="00675641"/>
    <w:rsid w:val="00677B8A"/>
    <w:rsid w:val="00680F28"/>
    <w:rsid w:val="00681EED"/>
    <w:rsid w:val="00681F54"/>
    <w:rsid w:val="00682D35"/>
    <w:rsid w:val="00683B57"/>
    <w:rsid w:val="0068642E"/>
    <w:rsid w:val="00686EF2"/>
    <w:rsid w:val="0068740B"/>
    <w:rsid w:val="006877D2"/>
    <w:rsid w:val="00693DF9"/>
    <w:rsid w:val="00694739"/>
    <w:rsid w:val="00695D14"/>
    <w:rsid w:val="006967E4"/>
    <w:rsid w:val="00697878"/>
    <w:rsid w:val="006A19CE"/>
    <w:rsid w:val="006A291E"/>
    <w:rsid w:val="006A3E9E"/>
    <w:rsid w:val="006A430E"/>
    <w:rsid w:val="006A47E9"/>
    <w:rsid w:val="006A5A22"/>
    <w:rsid w:val="006A7549"/>
    <w:rsid w:val="006B0A0C"/>
    <w:rsid w:val="006B13BB"/>
    <w:rsid w:val="006B505E"/>
    <w:rsid w:val="006B55C3"/>
    <w:rsid w:val="006B7135"/>
    <w:rsid w:val="006C03BF"/>
    <w:rsid w:val="006C078F"/>
    <w:rsid w:val="006C420D"/>
    <w:rsid w:val="006C455B"/>
    <w:rsid w:val="006D08BC"/>
    <w:rsid w:val="006D5E68"/>
    <w:rsid w:val="006D7E72"/>
    <w:rsid w:val="006E5CDF"/>
    <w:rsid w:val="006F1328"/>
    <w:rsid w:val="006F51C4"/>
    <w:rsid w:val="006F6A88"/>
    <w:rsid w:val="00702D9A"/>
    <w:rsid w:val="00703417"/>
    <w:rsid w:val="00706932"/>
    <w:rsid w:val="007114E8"/>
    <w:rsid w:val="00711B02"/>
    <w:rsid w:val="00713C08"/>
    <w:rsid w:val="00715137"/>
    <w:rsid w:val="00716038"/>
    <w:rsid w:val="00717BBB"/>
    <w:rsid w:val="00720895"/>
    <w:rsid w:val="00720C99"/>
    <w:rsid w:val="00723B63"/>
    <w:rsid w:val="00733612"/>
    <w:rsid w:val="0073432A"/>
    <w:rsid w:val="007350D3"/>
    <w:rsid w:val="00737890"/>
    <w:rsid w:val="00737907"/>
    <w:rsid w:val="00747D49"/>
    <w:rsid w:val="00750A33"/>
    <w:rsid w:val="007531E5"/>
    <w:rsid w:val="0075532F"/>
    <w:rsid w:val="007604B9"/>
    <w:rsid w:val="00760BD6"/>
    <w:rsid w:val="007612D3"/>
    <w:rsid w:val="007623D7"/>
    <w:rsid w:val="00772BBC"/>
    <w:rsid w:val="00775146"/>
    <w:rsid w:val="00776519"/>
    <w:rsid w:val="00782E83"/>
    <w:rsid w:val="00786E99"/>
    <w:rsid w:val="00790F60"/>
    <w:rsid w:val="00791AD6"/>
    <w:rsid w:val="00792B55"/>
    <w:rsid w:val="00793409"/>
    <w:rsid w:val="007936B9"/>
    <w:rsid w:val="00796BDE"/>
    <w:rsid w:val="00797386"/>
    <w:rsid w:val="007A0737"/>
    <w:rsid w:val="007A54A0"/>
    <w:rsid w:val="007B0CD4"/>
    <w:rsid w:val="007B31D7"/>
    <w:rsid w:val="007B5AB0"/>
    <w:rsid w:val="007B7FBF"/>
    <w:rsid w:val="007C5EA9"/>
    <w:rsid w:val="007D1255"/>
    <w:rsid w:val="007D49E8"/>
    <w:rsid w:val="007E009C"/>
    <w:rsid w:val="007E1C06"/>
    <w:rsid w:val="007E46D7"/>
    <w:rsid w:val="007E7510"/>
    <w:rsid w:val="007F03D4"/>
    <w:rsid w:val="007F2441"/>
    <w:rsid w:val="007F288E"/>
    <w:rsid w:val="00802D2D"/>
    <w:rsid w:val="00802F87"/>
    <w:rsid w:val="00803F89"/>
    <w:rsid w:val="00804256"/>
    <w:rsid w:val="00804781"/>
    <w:rsid w:val="00810738"/>
    <w:rsid w:val="0081472F"/>
    <w:rsid w:val="00816190"/>
    <w:rsid w:val="0082399B"/>
    <w:rsid w:val="0082558C"/>
    <w:rsid w:val="008261F2"/>
    <w:rsid w:val="008278CC"/>
    <w:rsid w:val="0083040B"/>
    <w:rsid w:val="00832D03"/>
    <w:rsid w:val="008332F7"/>
    <w:rsid w:val="008454A4"/>
    <w:rsid w:val="00845992"/>
    <w:rsid w:val="008467A6"/>
    <w:rsid w:val="0084697E"/>
    <w:rsid w:val="00846DDC"/>
    <w:rsid w:val="00846FD5"/>
    <w:rsid w:val="00847E6B"/>
    <w:rsid w:val="008507B3"/>
    <w:rsid w:val="00850A7C"/>
    <w:rsid w:val="00853089"/>
    <w:rsid w:val="008536F0"/>
    <w:rsid w:val="00856352"/>
    <w:rsid w:val="0086607F"/>
    <w:rsid w:val="008734AA"/>
    <w:rsid w:val="00875E54"/>
    <w:rsid w:val="008761ED"/>
    <w:rsid w:val="00877A14"/>
    <w:rsid w:val="00880BC2"/>
    <w:rsid w:val="00881BED"/>
    <w:rsid w:val="00882FFE"/>
    <w:rsid w:val="00883277"/>
    <w:rsid w:val="0088352B"/>
    <w:rsid w:val="00883BF1"/>
    <w:rsid w:val="00890624"/>
    <w:rsid w:val="00897022"/>
    <w:rsid w:val="008A199D"/>
    <w:rsid w:val="008A28C1"/>
    <w:rsid w:val="008A3367"/>
    <w:rsid w:val="008A3ECF"/>
    <w:rsid w:val="008A58C2"/>
    <w:rsid w:val="008A630C"/>
    <w:rsid w:val="008B005C"/>
    <w:rsid w:val="008B3413"/>
    <w:rsid w:val="008B49CF"/>
    <w:rsid w:val="008D0BDF"/>
    <w:rsid w:val="008D0F13"/>
    <w:rsid w:val="008D4D7B"/>
    <w:rsid w:val="008D540B"/>
    <w:rsid w:val="008E105D"/>
    <w:rsid w:val="008E1C19"/>
    <w:rsid w:val="008E2304"/>
    <w:rsid w:val="008E5E4C"/>
    <w:rsid w:val="0090027D"/>
    <w:rsid w:val="009007E9"/>
    <w:rsid w:val="009036AD"/>
    <w:rsid w:val="009067C4"/>
    <w:rsid w:val="00910C96"/>
    <w:rsid w:val="00913281"/>
    <w:rsid w:val="00913B5F"/>
    <w:rsid w:val="009171A0"/>
    <w:rsid w:val="009211E0"/>
    <w:rsid w:val="0092232F"/>
    <w:rsid w:val="009249BD"/>
    <w:rsid w:val="009367C6"/>
    <w:rsid w:val="0093715F"/>
    <w:rsid w:val="00937F97"/>
    <w:rsid w:val="00940635"/>
    <w:rsid w:val="00941D0E"/>
    <w:rsid w:val="0094298C"/>
    <w:rsid w:val="00946610"/>
    <w:rsid w:val="00954522"/>
    <w:rsid w:val="00954C3D"/>
    <w:rsid w:val="009611C7"/>
    <w:rsid w:val="00967E86"/>
    <w:rsid w:val="0097431F"/>
    <w:rsid w:val="00976AD2"/>
    <w:rsid w:val="00982EC2"/>
    <w:rsid w:val="0098362E"/>
    <w:rsid w:val="00987BB1"/>
    <w:rsid w:val="00990071"/>
    <w:rsid w:val="009910BF"/>
    <w:rsid w:val="00992239"/>
    <w:rsid w:val="009940D8"/>
    <w:rsid w:val="00994A3A"/>
    <w:rsid w:val="00995054"/>
    <w:rsid w:val="00995E22"/>
    <w:rsid w:val="009A1056"/>
    <w:rsid w:val="009A51EC"/>
    <w:rsid w:val="009A7569"/>
    <w:rsid w:val="009B74C3"/>
    <w:rsid w:val="009C213D"/>
    <w:rsid w:val="009C26AD"/>
    <w:rsid w:val="009C2A58"/>
    <w:rsid w:val="009C39EF"/>
    <w:rsid w:val="009C7CEF"/>
    <w:rsid w:val="009D37ED"/>
    <w:rsid w:val="009D7D77"/>
    <w:rsid w:val="009E3653"/>
    <w:rsid w:val="009E447D"/>
    <w:rsid w:val="009E7A0D"/>
    <w:rsid w:val="009F0A58"/>
    <w:rsid w:val="009F3D39"/>
    <w:rsid w:val="009F4F6E"/>
    <w:rsid w:val="009F56C6"/>
    <w:rsid w:val="00A03BEA"/>
    <w:rsid w:val="00A0467C"/>
    <w:rsid w:val="00A06994"/>
    <w:rsid w:val="00A10C98"/>
    <w:rsid w:val="00A14A7B"/>
    <w:rsid w:val="00A16982"/>
    <w:rsid w:val="00A23493"/>
    <w:rsid w:val="00A27524"/>
    <w:rsid w:val="00A3080E"/>
    <w:rsid w:val="00A32448"/>
    <w:rsid w:val="00A33229"/>
    <w:rsid w:val="00A36587"/>
    <w:rsid w:val="00A36D26"/>
    <w:rsid w:val="00A451C9"/>
    <w:rsid w:val="00A46C91"/>
    <w:rsid w:val="00A471FF"/>
    <w:rsid w:val="00A47F97"/>
    <w:rsid w:val="00A514E7"/>
    <w:rsid w:val="00A574A8"/>
    <w:rsid w:val="00A6335D"/>
    <w:rsid w:val="00A64C78"/>
    <w:rsid w:val="00A658C8"/>
    <w:rsid w:val="00A67945"/>
    <w:rsid w:val="00A73D08"/>
    <w:rsid w:val="00A816F7"/>
    <w:rsid w:val="00A821B9"/>
    <w:rsid w:val="00A835C3"/>
    <w:rsid w:val="00A932D9"/>
    <w:rsid w:val="00A933A7"/>
    <w:rsid w:val="00A9494F"/>
    <w:rsid w:val="00A96570"/>
    <w:rsid w:val="00A968E8"/>
    <w:rsid w:val="00AA0855"/>
    <w:rsid w:val="00AA13AD"/>
    <w:rsid w:val="00AA1B63"/>
    <w:rsid w:val="00AA2B0C"/>
    <w:rsid w:val="00AA3AD5"/>
    <w:rsid w:val="00AA661D"/>
    <w:rsid w:val="00AB2738"/>
    <w:rsid w:val="00AB3F63"/>
    <w:rsid w:val="00AB5A8C"/>
    <w:rsid w:val="00AB7A4D"/>
    <w:rsid w:val="00AC4951"/>
    <w:rsid w:val="00AC6E98"/>
    <w:rsid w:val="00AC774C"/>
    <w:rsid w:val="00AD2372"/>
    <w:rsid w:val="00AD32BB"/>
    <w:rsid w:val="00AD74C0"/>
    <w:rsid w:val="00AE346F"/>
    <w:rsid w:val="00AE46B2"/>
    <w:rsid w:val="00AF0809"/>
    <w:rsid w:val="00AF257C"/>
    <w:rsid w:val="00AF569E"/>
    <w:rsid w:val="00AF5C65"/>
    <w:rsid w:val="00B01429"/>
    <w:rsid w:val="00B02212"/>
    <w:rsid w:val="00B029CC"/>
    <w:rsid w:val="00B0712D"/>
    <w:rsid w:val="00B11AF2"/>
    <w:rsid w:val="00B165C1"/>
    <w:rsid w:val="00B17460"/>
    <w:rsid w:val="00B17DF4"/>
    <w:rsid w:val="00B215A1"/>
    <w:rsid w:val="00B259F7"/>
    <w:rsid w:val="00B26361"/>
    <w:rsid w:val="00B26A68"/>
    <w:rsid w:val="00B3003A"/>
    <w:rsid w:val="00B31335"/>
    <w:rsid w:val="00B32BFF"/>
    <w:rsid w:val="00B34733"/>
    <w:rsid w:val="00B42BE8"/>
    <w:rsid w:val="00B437A6"/>
    <w:rsid w:val="00B4585D"/>
    <w:rsid w:val="00B47E8B"/>
    <w:rsid w:val="00B51A9E"/>
    <w:rsid w:val="00B53695"/>
    <w:rsid w:val="00B54195"/>
    <w:rsid w:val="00B550BC"/>
    <w:rsid w:val="00B60110"/>
    <w:rsid w:val="00B61241"/>
    <w:rsid w:val="00B66316"/>
    <w:rsid w:val="00B6770A"/>
    <w:rsid w:val="00B67E28"/>
    <w:rsid w:val="00B7006E"/>
    <w:rsid w:val="00B72D72"/>
    <w:rsid w:val="00B73DBC"/>
    <w:rsid w:val="00B75061"/>
    <w:rsid w:val="00B860AE"/>
    <w:rsid w:val="00B86A9C"/>
    <w:rsid w:val="00B9016A"/>
    <w:rsid w:val="00B919AB"/>
    <w:rsid w:val="00B92FE3"/>
    <w:rsid w:val="00BA0A70"/>
    <w:rsid w:val="00BA21D2"/>
    <w:rsid w:val="00BA3228"/>
    <w:rsid w:val="00BA4AEB"/>
    <w:rsid w:val="00BA4C1E"/>
    <w:rsid w:val="00BA636E"/>
    <w:rsid w:val="00BA6915"/>
    <w:rsid w:val="00BB0F21"/>
    <w:rsid w:val="00BB3E8A"/>
    <w:rsid w:val="00BC2B37"/>
    <w:rsid w:val="00BC6D96"/>
    <w:rsid w:val="00BE4823"/>
    <w:rsid w:val="00BE6A2E"/>
    <w:rsid w:val="00BF0744"/>
    <w:rsid w:val="00BF2AE0"/>
    <w:rsid w:val="00BF363C"/>
    <w:rsid w:val="00BF5232"/>
    <w:rsid w:val="00C0005E"/>
    <w:rsid w:val="00C01B36"/>
    <w:rsid w:val="00C0425A"/>
    <w:rsid w:val="00C06BE2"/>
    <w:rsid w:val="00C109DF"/>
    <w:rsid w:val="00C10F85"/>
    <w:rsid w:val="00C12894"/>
    <w:rsid w:val="00C14B65"/>
    <w:rsid w:val="00C169F8"/>
    <w:rsid w:val="00C171CC"/>
    <w:rsid w:val="00C24A72"/>
    <w:rsid w:val="00C26056"/>
    <w:rsid w:val="00C30582"/>
    <w:rsid w:val="00C30C0C"/>
    <w:rsid w:val="00C34C72"/>
    <w:rsid w:val="00C36982"/>
    <w:rsid w:val="00C40D7C"/>
    <w:rsid w:val="00C42375"/>
    <w:rsid w:val="00C5243E"/>
    <w:rsid w:val="00C54656"/>
    <w:rsid w:val="00C55F90"/>
    <w:rsid w:val="00C57F34"/>
    <w:rsid w:val="00C60013"/>
    <w:rsid w:val="00C60D0E"/>
    <w:rsid w:val="00C66AEA"/>
    <w:rsid w:val="00C67CA4"/>
    <w:rsid w:val="00C70059"/>
    <w:rsid w:val="00C70C67"/>
    <w:rsid w:val="00C71603"/>
    <w:rsid w:val="00C74A6D"/>
    <w:rsid w:val="00C762CA"/>
    <w:rsid w:val="00C76D1D"/>
    <w:rsid w:val="00C80A0C"/>
    <w:rsid w:val="00C8141F"/>
    <w:rsid w:val="00C817D2"/>
    <w:rsid w:val="00C82567"/>
    <w:rsid w:val="00C85498"/>
    <w:rsid w:val="00C85BF4"/>
    <w:rsid w:val="00C86045"/>
    <w:rsid w:val="00C86119"/>
    <w:rsid w:val="00C86390"/>
    <w:rsid w:val="00C90521"/>
    <w:rsid w:val="00C9446E"/>
    <w:rsid w:val="00C94C0E"/>
    <w:rsid w:val="00CB5763"/>
    <w:rsid w:val="00CC1654"/>
    <w:rsid w:val="00CC190C"/>
    <w:rsid w:val="00CC388A"/>
    <w:rsid w:val="00CC5629"/>
    <w:rsid w:val="00CD6D6E"/>
    <w:rsid w:val="00CD781C"/>
    <w:rsid w:val="00CE35C5"/>
    <w:rsid w:val="00CE7DD7"/>
    <w:rsid w:val="00CF043D"/>
    <w:rsid w:val="00CF4EC0"/>
    <w:rsid w:val="00CF703D"/>
    <w:rsid w:val="00D039EA"/>
    <w:rsid w:val="00D06E69"/>
    <w:rsid w:val="00D07729"/>
    <w:rsid w:val="00D10BC1"/>
    <w:rsid w:val="00D1586F"/>
    <w:rsid w:val="00D162D5"/>
    <w:rsid w:val="00D2224B"/>
    <w:rsid w:val="00D242AA"/>
    <w:rsid w:val="00D24C98"/>
    <w:rsid w:val="00D25F31"/>
    <w:rsid w:val="00D376CE"/>
    <w:rsid w:val="00D40242"/>
    <w:rsid w:val="00D435D0"/>
    <w:rsid w:val="00D54893"/>
    <w:rsid w:val="00D556CD"/>
    <w:rsid w:val="00D55E33"/>
    <w:rsid w:val="00D64CAA"/>
    <w:rsid w:val="00D656EC"/>
    <w:rsid w:val="00D75728"/>
    <w:rsid w:val="00D77CCE"/>
    <w:rsid w:val="00D80D7F"/>
    <w:rsid w:val="00D817CA"/>
    <w:rsid w:val="00D84729"/>
    <w:rsid w:val="00D86BA0"/>
    <w:rsid w:val="00D872B0"/>
    <w:rsid w:val="00D96272"/>
    <w:rsid w:val="00D972B8"/>
    <w:rsid w:val="00D97966"/>
    <w:rsid w:val="00DA1286"/>
    <w:rsid w:val="00DA3C24"/>
    <w:rsid w:val="00DB0254"/>
    <w:rsid w:val="00DB0BB5"/>
    <w:rsid w:val="00DB39FE"/>
    <w:rsid w:val="00DB4A0C"/>
    <w:rsid w:val="00DB57C6"/>
    <w:rsid w:val="00DC0BDB"/>
    <w:rsid w:val="00DC28DE"/>
    <w:rsid w:val="00DD09B5"/>
    <w:rsid w:val="00DD17F2"/>
    <w:rsid w:val="00DD4B2D"/>
    <w:rsid w:val="00DE71A5"/>
    <w:rsid w:val="00DF34CB"/>
    <w:rsid w:val="00DF401F"/>
    <w:rsid w:val="00DF4AB0"/>
    <w:rsid w:val="00DF5BDB"/>
    <w:rsid w:val="00E00EF2"/>
    <w:rsid w:val="00E028CE"/>
    <w:rsid w:val="00E04D47"/>
    <w:rsid w:val="00E15C60"/>
    <w:rsid w:val="00E2726B"/>
    <w:rsid w:val="00E3711B"/>
    <w:rsid w:val="00E403ED"/>
    <w:rsid w:val="00E417DE"/>
    <w:rsid w:val="00E5019D"/>
    <w:rsid w:val="00E50CCA"/>
    <w:rsid w:val="00E569A4"/>
    <w:rsid w:val="00E569BA"/>
    <w:rsid w:val="00E6225B"/>
    <w:rsid w:val="00E66E1F"/>
    <w:rsid w:val="00E7117E"/>
    <w:rsid w:val="00E72F85"/>
    <w:rsid w:val="00E74D73"/>
    <w:rsid w:val="00E8382C"/>
    <w:rsid w:val="00E84B57"/>
    <w:rsid w:val="00E90361"/>
    <w:rsid w:val="00E923B6"/>
    <w:rsid w:val="00E95547"/>
    <w:rsid w:val="00E955F9"/>
    <w:rsid w:val="00E97C44"/>
    <w:rsid w:val="00EA6BEF"/>
    <w:rsid w:val="00EB05B1"/>
    <w:rsid w:val="00EB1096"/>
    <w:rsid w:val="00EB1E49"/>
    <w:rsid w:val="00EB21CE"/>
    <w:rsid w:val="00EB2B02"/>
    <w:rsid w:val="00EB6367"/>
    <w:rsid w:val="00EC2BB2"/>
    <w:rsid w:val="00ED0A65"/>
    <w:rsid w:val="00ED3C3B"/>
    <w:rsid w:val="00ED507A"/>
    <w:rsid w:val="00ED5A31"/>
    <w:rsid w:val="00EE34AF"/>
    <w:rsid w:val="00EE4A2B"/>
    <w:rsid w:val="00EE4DF8"/>
    <w:rsid w:val="00EE5237"/>
    <w:rsid w:val="00EE7030"/>
    <w:rsid w:val="00EE7AC2"/>
    <w:rsid w:val="00EF1C86"/>
    <w:rsid w:val="00EF1E86"/>
    <w:rsid w:val="00EF5D26"/>
    <w:rsid w:val="00F12AD2"/>
    <w:rsid w:val="00F1657E"/>
    <w:rsid w:val="00F1671C"/>
    <w:rsid w:val="00F20498"/>
    <w:rsid w:val="00F239A2"/>
    <w:rsid w:val="00F24F7E"/>
    <w:rsid w:val="00F27BE9"/>
    <w:rsid w:val="00F3617A"/>
    <w:rsid w:val="00F378A2"/>
    <w:rsid w:val="00F42FCB"/>
    <w:rsid w:val="00F46DCD"/>
    <w:rsid w:val="00F54F7E"/>
    <w:rsid w:val="00F63BD1"/>
    <w:rsid w:val="00F64C23"/>
    <w:rsid w:val="00F65E92"/>
    <w:rsid w:val="00F66E62"/>
    <w:rsid w:val="00F707D0"/>
    <w:rsid w:val="00F72105"/>
    <w:rsid w:val="00F7558E"/>
    <w:rsid w:val="00F81CD7"/>
    <w:rsid w:val="00F8270F"/>
    <w:rsid w:val="00F86AF0"/>
    <w:rsid w:val="00F87D70"/>
    <w:rsid w:val="00F903B1"/>
    <w:rsid w:val="00F9225A"/>
    <w:rsid w:val="00F92415"/>
    <w:rsid w:val="00F92E52"/>
    <w:rsid w:val="00F92E7D"/>
    <w:rsid w:val="00F94BFC"/>
    <w:rsid w:val="00F97ADA"/>
    <w:rsid w:val="00FA06A8"/>
    <w:rsid w:val="00FA1BDF"/>
    <w:rsid w:val="00FA1DF2"/>
    <w:rsid w:val="00FA2066"/>
    <w:rsid w:val="00FA27F4"/>
    <w:rsid w:val="00FB0A2F"/>
    <w:rsid w:val="00FB2101"/>
    <w:rsid w:val="00FB3236"/>
    <w:rsid w:val="00FB3812"/>
    <w:rsid w:val="00FC6F8D"/>
    <w:rsid w:val="00FC7688"/>
    <w:rsid w:val="00FD0BE5"/>
    <w:rsid w:val="00FD0D2F"/>
    <w:rsid w:val="00FD1372"/>
    <w:rsid w:val="00FD6EE5"/>
    <w:rsid w:val="00FE0204"/>
    <w:rsid w:val="00FE0FE2"/>
    <w:rsid w:val="00FE147C"/>
    <w:rsid w:val="00FE5948"/>
    <w:rsid w:val="00FE7AAF"/>
    <w:rsid w:val="00FF0D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0EBEA"/>
  <w15:docId w15:val="{B7942FF8-EC62-4E88-8E50-AF6BC50B4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08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A322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A3228"/>
    <w:rPr>
      <w:rFonts w:ascii="Tahoma" w:hAnsi="Tahoma" w:cs="Tahoma"/>
      <w:sz w:val="16"/>
      <w:szCs w:val="16"/>
    </w:rPr>
  </w:style>
  <w:style w:type="paragraph" w:styleId="Prrafodelista">
    <w:name w:val="List Paragraph"/>
    <w:basedOn w:val="Normal"/>
    <w:uiPriority w:val="34"/>
    <w:qFormat/>
    <w:rsid w:val="00BA3228"/>
    <w:pPr>
      <w:ind w:left="720"/>
      <w:contextualSpacing/>
    </w:pPr>
  </w:style>
  <w:style w:type="paragraph" w:styleId="Encabezado">
    <w:name w:val="header"/>
    <w:basedOn w:val="Normal"/>
    <w:link w:val="EncabezadoCar"/>
    <w:uiPriority w:val="99"/>
    <w:unhideWhenUsed/>
    <w:rsid w:val="001976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7603"/>
  </w:style>
  <w:style w:type="paragraph" w:styleId="Piedepgina">
    <w:name w:val="footer"/>
    <w:basedOn w:val="Normal"/>
    <w:link w:val="PiedepginaCar"/>
    <w:uiPriority w:val="99"/>
    <w:unhideWhenUsed/>
    <w:rsid w:val="001976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7603"/>
  </w:style>
  <w:style w:type="paragraph" w:styleId="Textonotapie">
    <w:name w:val="footnote text"/>
    <w:basedOn w:val="Normal"/>
    <w:link w:val="TextonotapieCar"/>
    <w:uiPriority w:val="99"/>
    <w:unhideWhenUsed/>
    <w:rsid w:val="00112B93"/>
    <w:pPr>
      <w:spacing w:after="0" w:line="240" w:lineRule="auto"/>
    </w:pPr>
    <w:rPr>
      <w:sz w:val="20"/>
      <w:szCs w:val="20"/>
    </w:rPr>
  </w:style>
  <w:style w:type="character" w:customStyle="1" w:styleId="TextonotapieCar">
    <w:name w:val="Texto nota pie Car"/>
    <w:basedOn w:val="Fuentedeprrafopredeter"/>
    <w:link w:val="Textonotapie"/>
    <w:uiPriority w:val="99"/>
    <w:rsid w:val="00112B93"/>
    <w:rPr>
      <w:sz w:val="20"/>
      <w:szCs w:val="20"/>
    </w:rPr>
  </w:style>
  <w:style w:type="character" w:styleId="Refdenotaalpie">
    <w:name w:val="footnote reference"/>
    <w:basedOn w:val="Fuentedeprrafopredeter"/>
    <w:uiPriority w:val="99"/>
    <w:semiHidden/>
    <w:unhideWhenUsed/>
    <w:rsid w:val="00112B93"/>
    <w:rPr>
      <w:vertAlign w:val="superscript"/>
    </w:rPr>
  </w:style>
  <w:style w:type="character" w:styleId="Refdecomentario">
    <w:name w:val="annotation reference"/>
    <w:basedOn w:val="Fuentedeprrafopredeter"/>
    <w:uiPriority w:val="99"/>
    <w:semiHidden/>
    <w:unhideWhenUsed/>
    <w:rsid w:val="00112B93"/>
    <w:rPr>
      <w:sz w:val="16"/>
      <w:szCs w:val="16"/>
    </w:rPr>
  </w:style>
  <w:style w:type="paragraph" w:styleId="Textocomentario">
    <w:name w:val="annotation text"/>
    <w:basedOn w:val="Normal"/>
    <w:link w:val="TextocomentarioCar"/>
    <w:uiPriority w:val="99"/>
    <w:unhideWhenUsed/>
    <w:rsid w:val="00112B93"/>
    <w:pPr>
      <w:spacing w:line="240" w:lineRule="auto"/>
    </w:pPr>
    <w:rPr>
      <w:sz w:val="20"/>
      <w:szCs w:val="20"/>
    </w:rPr>
  </w:style>
  <w:style w:type="character" w:customStyle="1" w:styleId="TextocomentarioCar">
    <w:name w:val="Texto comentario Car"/>
    <w:basedOn w:val="Fuentedeprrafopredeter"/>
    <w:link w:val="Textocomentario"/>
    <w:uiPriority w:val="99"/>
    <w:rsid w:val="00112B93"/>
    <w:rPr>
      <w:sz w:val="20"/>
      <w:szCs w:val="20"/>
    </w:rPr>
  </w:style>
  <w:style w:type="paragraph" w:styleId="Asuntodelcomentario">
    <w:name w:val="annotation subject"/>
    <w:basedOn w:val="Textocomentario"/>
    <w:next w:val="Textocomentario"/>
    <w:link w:val="AsuntodelcomentarioCar"/>
    <w:uiPriority w:val="99"/>
    <w:semiHidden/>
    <w:unhideWhenUsed/>
    <w:rsid w:val="00112B93"/>
    <w:rPr>
      <w:b/>
      <w:bCs/>
    </w:rPr>
  </w:style>
  <w:style w:type="character" w:customStyle="1" w:styleId="AsuntodelcomentarioCar">
    <w:name w:val="Asunto del comentario Car"/>
    <w:basedOn w:val="TextocomentarioCar"/>
    <w:link w:val="Asuntodelcomentario"/>
    <w:uiPriority w:val="99"/>
    <w:semiHidden/>
    <w:rsid w:val="00112B93"/>
    <w:rPr>
      <w:b/>
      <w:bCs/>
      <w:sz w:val="20"/>
      <w:szCs w:val="20"/>
    </w:rPr>
  </w:style>
  <w:style w:type="paragraph" w:styleId="HTMLconformatoprevio">
    <w:name w:val="HTML Preformatted"/>
    <w:basedOn w:val="Normal"/>
    <w:link w:val="HTMLconformatoprevioCar"/>
    <w:uiPriority w:val="99"/>
    <w:unhideWhenUsed/>
    <w:rsid w:val="005D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5D10F0"/>
    <w:rPr>
      <w:rFonts w:ascii="Courier New" w:eastAsia="Times New Roman" w:hAnsi="Courier New" w:cs="Courier New"/>
      <w:sz w:val="20"/>
      <w:szCs w:val="20"/>
      <w:lang w:eastAsia="es-AR"/>
    </w:rPr>
  </w:style>
  <w:style w:type="character" w:customStyle="1" w:styleId="gnkrckgcgsb">
    <w:name w:val="gnkrckgcgsb"/>
    <w:basedOn w:val="Fuentedeprrafopredeter"/>
    <w:rsid w:val="005D10F0"/>
  </w:style>
  <w:style w:type="character" w:customStyle="1" w:styleId="st">
    <w:name w:val="st"/>
    <w:basedOn w:val="Fuentedeprrafopredeter"/>
    <w:rsid w:val="008D0BDF"/>
  </w:style>
  <w:style w:type="character" w:styleId="Hipervnculo">
    <w:name w:val="Hyperlink"/>
    <w:basedOn w:val="Fuentedeprrafopredeter"/>
    <w:uiPriority w:val="99"/>
    <w:unhideWhenUsed/>
    <w:rsid w:val="009A1056"/>
    <w:rPr>
      <w:color w:val="0000FF" w:themeColor="hyperlink"/>
      <w:u w:val="single"/>
    </w:rPr>
  </w:style>
  <w:style w:type="character" w:customStyle="1" w:styleId="Mencinsinresolver1">
    <w:name w:val="Mención sin resolver1"/>
    <w:basedOn w:val="Fuentedeprrafopredeter"/>
    <w:uiPriority w:val="99"/>
    <w:semiHidden/>
    <w:unhideWhenUsed/>
    <w:rsid w:val="009A1056"/>
    <w:rPr>
      <w:color w:val="605E5C"/>
      <w:shd w:val="clear" w:color="auto" w:fill="E1DFDD"/>
    </w:rPr>
  </w:style>
  <w:style w:type="paragraph" w:styleId="Revisin">
    <w:name w:val="Revision"/>
    <w:hidden/>
    <w:uiPriority w:val="99"/>
    <w:semiHidden/>
    <w:rsid w:val="00A933A7"/>
    <w:pPr>
      <w:spacing w:after="0" w:line="240" w:lineRule="auto"/>
    </w:pPr>
  </w:style>
  <w:style w:type="paragraph" w:customStyle="1" w:styleId="3Normal">
    <w:name w:val="3. Normal"/>
    <w:basedOn w:val="Normal"/>
    <w:link w:val="3NormalCar"/>
    <w:uiPriority w:val="99"/>
    <w:rsid w:val="00654142"/>
    <w:pPr>
      <w:spacing w:after="120" w:line="360" w:lineRule="auto"/>
      <w:ind w:firstLine="567"/>
      <w:jc w:val="both"/>
    </w:pPr>
    <w:rPr>
      <w:rFonts w:ascii="Book Antiqua" w:eastAsia="Times New Roman" w:hAnsi="Book Antiqua" w:cs="Times New Roman"/>
      <w:lang w:val="es-ES" w:eastAsia="es-ES"/>
    </w:rPr>
  </w:style>
  <w:style w:type="character" w:customStyle="1" w:styleId="3NormalCar">
    <w:name w:val="3. Normal Car"/>
    <w:link w:val="3Normal"/>
    <w:uiPriority w:val="99"/>
    <w:rsid w:val="00654142"/>
    <w:rPr>
      <w:rFonts w:ascii="Book Antiqua" w:eastAsia="Times New Roman" w:hAnsi="Book Antiqua" w:cs="Times New Roman"/>
      <w:lang w:val="es-ES" w:eastAsia="es-ES"/>
    </w:rPr>
  </w:style>
  <w:style w:type="character" w:customStyle="1" w:styleId="Ttulo1Car">
    <w:name w:val="Título 1 Car"/>
    <w:basedOn w:val="Fuentedeprrafopredeter"/>
    <w:link w:val="Ttulo1"/>
    <w:uiPriority w:val="9"/>
    <w:rsid w:val="00AA0855"/>
    <w:rPr>
      <w:rFonts w:asciiTheme="majorHAnsi" w:eastAsiaTheme="majorEastAsia" w:hAnsiTheme="majorHAnsi" w:cstheme="majorBidi"/>
      <w:color w:val="365F91" w:themeColor="accent1" w:themeShade="BF"/>
      <w:sz w:val="32"/>
      <w:szCs w:val="32"/>
    </w:rPr>
  </w:style>
  <w:style w:type="character" w:customStyle="1" w:styleId="Mencinsinresolver2">
    <w:name w:val="Mención sin resolver2"/>
    <w:basedOn w:val="Fuentedeprrafopredeter"/>
    <w:uiPriority w:val="99"/>
    <w:semiHidden/>
    <w:unhideWhenUsed/>
    <w:rsid w:val="00AA0855"/>
    <w:rPr>
      <w:color w:val="605E5C"/>
      <w:shd w:val="clear" w:color="auto" w:fill="E1DFDD"/>
    </w:rPr>
  </w:style>
  <w:style w:type="paragraph" w:styleId="Textoindependiente2">
    <w:name w:val="Body Text 2"/>
    <w:basedOn w:val="Normal"/>
    <w:link w:val="Textoindependiente2Car"/>
    <w:semiHidden/>
    <w:unhideWhenUsed/>
    <w:rsid w:val="00F54F7E"/>
    <w:pPr>
      <w:spacing w:after="120" w:line="240" w:lineRule="auto"/>
      <w:jc w:val="both"/>
    </w:pPr>
    <w:rPr>
      <w:rFonts w:ascii="Bookman Old Style" w:eastAsia="Times New Roman" w:hAnsi="Bookman Old Style" w:cs="Times New Roman"/>
      <w:sz w:val="20"/>
      <w:szCs w:val="20"/>
      <w:lang w:eastAsia="es-ES"/>
    </w:rPr>
  </w:style>
  <w:style w:type="character" w:customStyle="1" w:styleId="Textoindependiente2Car">
    <w:name w:val="Texto independiente 2 Car"/>
    <w:basedOn w:val="Fuentedeprrafopredeter"/>
    <w:link w:val="Textoindependiente2"/>
    <w:semiHidden/>
    <w:rsid w:val="00F54F7E"/>
    <w:rPr>
      <w:rFonts w:ascii="Bookman Old Style" w:eastAsia="Times New Roman" w:hAnsi="Bookman Old Style" w:cs="Times New Roman"/>
      <w:sz w:val="20"/>
      <w:szCs w:val="20"/>
      <w:lang w:eastAsia="es-ES"/>
    </w:rPr>
  </w:style>
  <w:style w:type="character" w:customStyle="1" w:styleId="il">
    <w:name w:val="il"/>
    <w:basedOn w:val="Fuentedeprrafopredeter"/>
    <w:rsid w:val="00F54F7E"/>
  </w:style>
  <w:style w:type="paragraph" w:styleId="Bibliografa">
    <w:name w:val="Bibliography"/>
    <w:basedOn w:val="Normal"/>
    <w:next w:val="Normal"/>
    <w:uiPriority w:val="37"/>
    <w:unhideWhenUsed/>
    <w:rsid w:val="00845992"/>
    <w:pPr>
      <w:spacing w:after="0" w:line="480" w:lineRule="auto"/>
      <w:ind w:left="720" w:hanging="720"/>
    </w:pPr>
  </w:style>
  <w:style w:type="paragraph" w:customStyle="1" w:styleId="Default">
    <w:name w:val="Default"/>
    <w:rsid w:val="00DC0B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8261">
      <w:marLeft w:val="0"/>
      <w:marRight w:val="0"/>
      <w:marTop w:val="0"/>
      <w:marBottom w:val="0"/>
      <w:divBdr>
        <w:top w:val="none" w:sz="0" w:space="0" w:color="auto"/>
        <w:left w:val="none" w:sz="0" w:space="0" w:color="auto"/>
        <w:bottom w:val="none" w:sz="0" w:space="0" w:color="auto"/>
        <w:right w:val="none" w:sz="0" w:space="0" w:color="auto"/>
      </w:divBdr>
    </w:div>
    <w:div w:id="4525239">
      <w:bodyDiv w:val="1"/>
      <w:marLeft w:val="0"/>
      <w:marRight w:val="0"/>
      <w:marTop w:val="0"/>
      <w:marBottom w:val="0"/>
      <w:divBdr>
        <w:top w:val="none" w:sz="0" w:space="0" w:color="auto"/>
        <w:left w:val="none" w:sz="0" w:space="0" w:color="auto"/>
        <w:bottom w:val="none" w:sz="0" w:space="0" w:color="auto"/>
        <w:right w:val="none" w:sz="0" w:space="0" w:color="auto"/>
      </w:divBdr>
    </w:div>
    <w:div w:id="30419679">
      <w:marLeft w:val="0"/>
      <w:marRight w:val="0"/>
      <w:marTop w:val="0"/>
      <w:marBottom w:val="0"/>
      <w:divBdr>
        <w:top w:val="none" w:sz="0" w:space="0" w:color="auto"/>
        <w:left w:val="none" w:sz="0" w:space="0" w:color="auto"/>
        <w:bottom w:val="none" w:sz="0" w:space="0" w:color="auto"/>
        <w:right w:val="none" w:sz="0" w:space="0" w:color="auto"/>
      </w:divBdr>
    </w:div>
    <w:div w:id="36198047">
      <w:marLeft w:val="0"/>
      <w:marRight w:val="0"/>
      <w:marTop w:val="0"/>
      <w:marBottom w:val="0"/>
      <w:divBdr>
        <w:top w:val="none" w:sz="0" w:space="0" w:color="auto"/>
        <w:left w:val="none" w:sz="0" w:space="0" w:color="auto"/>
        <w:bottom w:val="none" w:sz="0" w:space="0" w:color="auto"/>
        <w:right w:val="none" w:sz="0" w:space="0" w:color="auto"/>
      </w:divBdr>
    </w:div>
    <w:div w:id="42142778">
      <w:marLeft w:val="0"/>
      <w:marRight w:val="0"/>
      <w:marTop w:val="0"/>
      <w:marBottom w:val="0"/>
      <w:divBdr>
        <w:top w:val="none" w:sz="0" w:space="0" w:color="auto"/>
        <w:left w:val="none" w:sz="0" w:space="0" w:color="auto"/>
        <w:bottom w:val="none" w:sz="0" w:space="0" w:color="auto"/>
        <w:right w:val="none" w:sz="0" w:space="0" w:color="auto"/>
      </w:divBdr>
    </w:div>
    <w:div w:id="63265312">
      <w:marLeft w:val="0"/>
      <w:marRight w:val="0"/>
      <w:marTop w:val="0"/>
      <w:marBottom w:val="0"/>
      <w:divBdr>
        <w:top w:val="none" w:sz="0" w:space="0" w:color="auto"/>
        <w:left w:val="none" w:sz="0" w:space="0" w:color="auto"/>
        <w:bottom w:val="none" w:sz="0" w:space="0" w:color="auto"/>
        <w:right w:val="none" w:sz="0" w:space="0" w:color="auto"/>
      </w:divBdr>
      <w:divsChild>
        <w:div w:id="1951860620">
          <w:marLeft w:val="0"/>
          <w:marRight w:val="0"/>
          <w:marTop w:val="0"/>
          <w:marBottom w:val="0"/>
          <w:divBdr>
            <w:top w:val="none" w:sz="0" w:space="0" w:color="auto"/>
            <w:left w:val="none" w:sz="0" w:space="0" w:color="auto"/>
            <w:bottom w:val="none" w:sz="0" w:space="0" w:color="auto"/>
            <w:right w:val="none" w:sz="0" w:space="0" w:color="auto"/>
          </w:divBdr>
        </w:div>
      </w:divsChild>
    </w:div>
    <w:div w:id="93403471">
      <w:marLeft w:val="0"/>
      <w:marRight w:val="0"/>
      <w:marTop w:val="0"/>
      <w:marBottom w:val="0"/>
      <w:divBdr>
        <w:top w:val="none" w:sz="0" w:space="0" w:color="auto"/>
        <w:left w:val="none" w:sz="0" w:space="0" w:color="auto"/>
        <w:bottom w:val="none" w:sz="0" w:space="0" w:color="auto"/>
        <w:right w:val="none" w:sz="0" w:space="0" w:color="auto"/>
      </w:divBdr>
    </w:div>
    <w:div w:id="135152699">
      <w:marLeft w:val="0"/>
      <w:marRight w:val="0"/>
      <w:marTop w:val="0"/>
      <w:marBottom w:val="0"/>
      <w:divBdr>
        <w:top w:val="none" w:sz="0" w:space="0" w:color="auto"/>
        <w:left w:val="none" w:sz="0" w:space="0" w:color="auto"/>
        <w:bottom w:val="none" w:sz="0" w:space="0" w:color="auto"/>
        <w:right w:val="none" w:sz="0" w:space="0" w:color="auto"/>
      </w:divBdr>
    </w:div>
    <w:div w:id="135342631">
      <w:marLeft w:val="0"/>
      <w:marRight w:val="0"/>
      <w:marTop w:val="0"/>
      <w:marBottom w:val="0"/>
      <w:divBdr>
        <w:top w:val="none" w:sz="0" w:space="0" w:color="auto"/>
        <w:left w:val="none" w:sz="0" w:space="0" w:color="auto"/>
        <w:bottom w:val="none" w:sz="0" w:space="0" w:color="auto"/>
        <w:right w:val="none" w:sz="0" w:space="0" w:color="auto"/>
      </w:divBdr>
    </w:div>
    <w:div w:id="135346126">
      <w:bodyDiv w:val="1"/>
      <w:marLeft w:val="0"/>
      <w:marRight w:val="0"/>
      <w:marTop w:val="0"/>
      <w:marBottom w:val="0"/>
      <w:divBdr>
        <w:top w:val="none" w:sz="0" w:space="0" w:color="auto"/>
        <w:left w:val="none" w:sz="0" w:space="0" w:color="auto"/>
        <w:bottom w:val="none" w:sz="0" w:space="0" w:color="auto"/>
        <w:right w:val="none" w:sz="0" w:space="0" w:color="auto"/>
      </w:divBdr>
      <w:divsChild>
        <w:div w:id="1226646280">
          <w:marLeft w:val="0"/>
          <w:marRight w:val="0"/>
          <w:marTop w:val="0"/>
          <w:marBottom w:val="0"/>
          <w:divBdr>
            <w:top w:val="none" w:sz="0" w:space="0" w:color="auto"/>
            <w:left w:val="none" w:sz="0" w:space="0" w:color="auto"/>
            <w:bottom w:val="none" w:sz="0" w:space="0" w:color="auto"/>
            <w:right w:val="none" w:sz="0" w:space="0" w:color="auto"/>
          </w:divBdr>
        </w:div>
      </w:divsChild>
    </w:div>
    <w:div w:id="145241130">
      <w:marLeft w:val="0"/>
      <w:marRight w:val="0"/>
      <w:marTop w:val="0"/>
      <w:marBottom w:val="0"/>
      <w:divBdr>
        <w:top w:val="none" w:sz="0" w:space="0" w:color="auto"/>
        <w:left w:val="none" w:sz="0" w:space="0" w:color="auto"/>
        <w:bottom w:val="none" w:sz="0" w:space="0" w:color="auto"/>
        <w:right w:val="none" w:sz="0" w:space="0" w:color="auto"/>
      </w:divBdr>
    </w:div>
    <w:div w:id="154150356">
      <w:marLeft w:val="0"/>
      <w:marRight w:val="0"/>
      <w:marTop w:val="0"/>
      <w:marBottom w:val="0"/>
      <w:divBdr>
        <w:top w:val="none" w:sz="0" w:space="0" w:color="auto"/>
        <w:left w:val="none" w:sz="0" w:space="0" w:color="auto"/>
        <w:bottom w:val="none" w:sz="0" w:space="0" w:color="auto"/>
        <w:right w:val="none" w:sz="0" w:space="0" w:color="auto"/>
      </w:divBdr>
    </w:div>
    <w:div w:id="181676459">
      <w:marLeft w:val="0"/>
      <w:marRight w:val="0"/>
      <w:marTop w:val="0"/>
      <w:marBottom w:val="0"/>
      <w:divBdr>
        <w:top w:val="none" w:sz="0" w:space="0" w:color="auto"/>
        <w:left w:val="none" w:sz="0" w:space="0" w:color="auto"/>
        <w:bottom w:val="none" w:sz="0" w:space="0" w:color="auto"/>
        <w:right w:val="none" w:sz="0" w:space="0" w:color="auto"/>
      </w:divBdr>
    </w:div>
    <w:div w:id="227762932">
      <w:bodyDiv w:val="1"/>
      <w:marLeft w:val="0"/>
      <w:marRight w:val="0"/>
      <w:marTop w:val="0"/>
      <w:marBottom w:val="0"/>
      <w:divBdr>
        <w:top w:val="none" w:sz="0" w:space="0" w:color="auto"/>
        <w:left w:val="none" w:sz="0" w:space="0" w:color="auto"/>
        <w:bottom w:val="none" w:sz="0" w:space="0" w:color="auto"/>
        <w:right w:val="none" w:sz="0" w:space="0" w:color="auto"/>
      </w:divBdr>
    </w:div>
    <w:div w:id="242036513">
      <w:marLeft w:val="0"/>
      <w:marRight w:val="0"/>
      <w:marTop w:val="0"/>
      <w:marBottom w:val="0"/>
      <w:divBdr>
        <w:top w:val="none" w:sz="0" w:space="0" w:color="auto"/>
        <w:left w:val="none" w:sz="0" w:space="0" w:color="auto"/>
        <w:bottom w:val="none" w:sz="0" w:space="0" w:color="auto"/>
        <w:right w:val="none" w:sz="0" w:space="0" w:color="auto"/>
      </w:divBdr>
    </w:div>
    <w:div w:id="252470430">
      <w:marLeft w:val="0"/>
      <w:marRight w:val="0"/>
      <w:marTop w:val="0"/>
      <w:marBottom w:val="0"/>
      <w:divBdr>
        <w:top w:val="none" w:sz="0" w:space="0" w:color="auto"/>
        <w:left w:val="none" w:sz="0" w:space="0" w:color="auto"/>
        <w:bottom w:val="none" w:sz="0" w:space="0" w:color="auto"/>
        <w:right w:val="none" w:sz="0" w:space="0" w:color="auto"/>
      </w:divBdr>
    </w:div>
    <w:div w:id="252710175">
      <w:marLeft w:val="0"/>
      <w:marRight w:val="0"/>
      <w:marTop w:val="0"/>
      <w:marBottom w:val="0"/>
      <w:divBdr>
        <w:top w:val="none" w:sz="0" w:space="0" w:color="auto"/>
        <w:left w:val="none" w:sz="0" w:space="0" w:color="auto"/>
        <w:bottom w:val="none" w:sz="0" w:space="0" w:color="auto"/>
        <w:right w:val="none" w:sz="0" w:space="0" w:color="auto"/>
      </w:divBdr>
    </w:div>
    <w:div w:id="252907762">
      <w:marLeft w:val="0"/>
      <w:marRight w:val="0"/>
      <w:marTop w:val="0"/>
      <w:marBottom w:val="0"/>
      <w:divBdr>
        <w:top w:val="none" w:sz="0" w:space="0" w:color="auto"/>
        <w:left w:val="none" w:sz="0" w:space="0" w:color="auto"/>
        <w:bottom w:val="none" w:sz="0" w:space="0" w:color="auto"/>
        <w:right w:val="none" w:sz="0" w:space="0" w:color="auto"/>
      </w:divBdr>
    </w:div>
    <w:div w:id="263733237">
      <w:marLeft w:val="0"/>
      <w:marRight w:val="0"/>
      <w:marTop w:val="0"/>
      <w:marBottom w:val="0"/>
      <w:divBdr>
        <w:top w:val="none" w:sz="0" w:space="0" w:color="auto"/>
        <w:left w:val="none" w:sz="0" w:space="0" w:color="auto"/>
        <w:bottom w:val="none" w:sz="0" w:space="0" w:color="auto"/>
        <w:right w:val="none" w:sz="0" w:space="0" w:color="auto"/>
      </w:divBdr>
    </w:div>
    <w:div w:id="263804477">
      <w:bodyDiv w:val="1"/>
      <w:marLeft w:val="0"/>
      <w:marRight w:val="0"/>
      <w:marTop w:val="0"/>
      <w:marBottom w:val="0"/>
      <w:divBdr>
        <w:top w:val="none" w:sz="0" w:space="0" w:color="auto"/>
        <w:left w:val="none" w:sz="0" w:space="0" w:color="auto"/>
        <w:bottom w:val="none" w:sz="0" w:space="0" w:color="auto"/>
        <w:right w:val="none" w:sz="0" w:space="0" w:color="auto"/>
      </w:divBdr>
      <w:divsChild>
        <w:div w:id="630940446">
          <w:marLeft w:val="0"/>
          <w:marRight w:val="0"/>
          <w:marTop w:val="0"/>
          <w:marBottom w:val="0"/>
          <w:divBdr>
            <w:top w:val="none" w:sz="0" w:space="0" w:color="auto"/>
            <w:left w:val="none" w:sz="0" w:space="0" w:color="auto"/>
            <w:bottom w:val="none" w:sz="0" w:space="0" w:color="auto"/>
            <w:right w:val="none" w:sz="0" w:space="0" w:color="auto"/>
          </w:divBdr>
        </w:div>
      </w:divsChild>
    </w:div>
    <w:div w:id="268321296">
      <w:marLeft w:val="0"/>
      <w:marRight w:val="0"/>
      <w:marTop w:val="0"/>
      <w:marBottom w:val="0"/>
      <w:divBdr>
        <w:top w:val="none" w:sz="0" w:space="0" w:color="auto"/>
        <w:left w:val="none" w:sz="0" w:space="0" w:color="auto"/>
        <w:bottom w:val="none" w:sz="0" w:space="0" w:color="auto"/>
        <w:right w:val="none" w:sz="0" w:space="0" w:color="auto"/>
      </w:divBdr>
    </w:div>
    <w:div w:id="310521672">
      <w:marLeft w:val="0"/>
      <w:marRight w:val="0"/>
      <w:marTop w:val="0"/>
      <w:marBottom w:val="0"/>
      <w:divBdr>
        <w:top w:val="none" w:sz="0" w:space="0" w:color="auto"/>
        <w:left w:val="none" w:sz="0" w:space="0" w:color="auto"/>
        <w:bottom w:val="none" w:sz="0" w:space="0" w:color="auto"/>
        <w:right w:val="none" w:sz="0" w:space="0" w:color="auto"/>
      </w:divBdr>
    </w:div>
    <w:div w:id="313337287">
      <w:marLeft w:val="0"/>
      <w:marRight w:val="0"/>
      <w:marTop w:val="0"/>
      <w:marBottom w:val="0"/>
      <w:divBdr>
        <w:top w:val="none" w:sz="0" w:space="0" w:color="auto"/>
        <w:left w:val="none" w:sz="0" w:space="0" w:color="auto"/>
        <w:bottom w:val="none" w:sz="0" w:space="0" w:color="auto"/>
        <w:right w:val="none" w:sz="0" w:space="0" w:color="auto"/>
      </w:divBdr>
    </w:div>
    <w:div w:id="320742384">
      <w:marLeft w:val="0"/>
      <w:marRight w:val="0"/>
      <w:marTop w:val="0"/>
      <w:marBottom w:val="0"/>
      <w:divBdr>
        <w:top w:val="none" w:sz="0" w:space="0" w:color="auto"/>
        <w:left w:val="none" w:sz="0" w:space="0" w:color="auto"/>
        <w:bottom w:val="none" w:sz="0" w:space="0" w:color="auto"/>
        <w:right w:val="none" w:sz="0" w:space="0" w:color="auto"/>
      </w:divBdr>
    </w:div>
    <w:div w:id="349264991">
      <w:marLeft w:val="0"/>
      <w:marRight w:val="0"/>
      <w:marTop w:val="0"/>
      <w:marBottom w:val="0"/>
      <w:divBdr>
        <w:top w:val="none" w:sz="0" w:space="0" w:color="auto"/>
        <w:left w:val="none" w:sz="0" w:space="0" w:color="auto"/>
        <w:bottom w:val="none" w:sz="0" w:space="0" w:color="auto"/>
        <w:right w:val="none" w:sz="0" w:space="0" w:color="auto"/>
      </w:divBdr>
    </w:div>
    <w:div w:id="363213312">
      <w:marLeft w:val="0"/>
      <w:marRight w:val="0"/>
      <w:marTop w:val="0"/>
      <w:marBottom w:val="0"/>
      <w:divBdr>
        <w:top w:val="none" w:sz="0" w:space="0" w:color="auto"/>
        <w:left w:val="none" w:sz="0" w:space="0" w:color="auto"/>
        <w:bottom w:val="none" w:sz="0" w:space="0" w:color="auto"/>
        <w:right w:val="none" w:sz="0" w:space="0" w:color="auto"/>
      </w:divBdr>
    </w:div>
    <w:div w:id="363756316">
      <w:marLeft w:val="0"/>
      <w:marRight w:val="0"/>
      <w:marTop w:val="0"/>
      <w:marBottom w:val="0"/>
      <w:divBdr>
        <w:top w:val="none" w:sz="0" w:space="0" w:color="auto"/>
        <w:left w:val="none" w:sz="0" w:space="0" w:color="auto"/>
        <w:bottom w:val="none" w:sz="0" w:space="0" w:color="auto"/>
        <w:right w:val="none" w:sz="0" w:space="0" w:color="auto"/>
      </w:divBdr>
    </w:div>
    <w:div w:id="364015783">
      <w:bodyDiv w:val="1"/>
      <w:marLeft w:val="0"/>
      <w:marRight w:val="0"/>
      <w:marTop w:val="0"/>
      <w:marBottom w:val="0"/>
      <w:divBdr>
        <w:top w:val="none" w:sz="0" w:space="0" w:color="auto"/>
        <w:left w:val="none" w:sz="0" w:space="0" w:color="auto"/>
        <w:bottom w:val="none" w:sz="0" w:space="0" w:color="auto"/>
        <w:right w:val="none" w:sz="0" w:space="0" w:color="auto"/>
      </w:divBdr>
    </w:div>
    <w:div w:id="400099645">
      <w:marLeft w:val="0"/>
      <w:marRight w:val="0"/>
      <w:marTop w:val="0"/>
      <w:marBottom w:val="0"/>
      <w:divBdr>
        <w:top w:val="none" w:sz="0" w:space="0" w:color="auto"/>
        <w:left w:val="none" w:sz="0" w:space="0" w:color="auto"/>
        <w:bottom w:val="none" w:sz="0" w:space="0" w:color="auto"/>
        <w:right w:val="none" w:sz="0" w:space="0" w:color="auto"/>
      </w:divBdr>
    </w:div>
    <w:div w:id="404572943">
      <w:marLeft w:val="0"/>
      <w:marRight w:val="0"/>
      <w:marTop w:val="0"/>
      <w:marBottom w:val="0"/>
      <w:divBdr>
        <w:top w:val="none" w:sz="0" w:space="0" w:color="auto"/>
        <w:left w:val="none" w:sz="0" w:space="0" w:color="auto"/>
        <w:bottom w:val="none" w:sz="0" w:space="0" w:color="auto"/>
        <w:right w:val="none" w:sz="0" w:space="0" w:color="auto"/>
      </w:divBdr>
    </w:div>
    <w:div w:id="433332116">
      <w:marLeft w:val="0"/>
      <w:marRight w:val="0"/>
      <w:marTop w:val="0"/>
      <w:marBottom w:val="0"/>
      <w:divBdr>
        <w:top w:val="none" w:sz="0" w:space="0" w:color="auto"/>
        <w:left w:val="none" w:sz="0" w:space="0" w:color="auto"/>
        <w:bottom w:val="none" w:sz="0" w:space="0" w:color="auto"/>
        <w:right w:val="none" w:sz="0" w:space="0" w:color="auto"/>
      </w:divBdr>
    </w:div>
    <w:div w:id="434903016">
      <w:bodyDiv w:val="1"/>
      <w:marLeft w:val="0"/>
      <w:marRight w:val="0"/>
      <w:marTop w:val="0"/>
      <w:marBottom w:val="0"/>
      <w:divBdr>
        <w:top w:val="none" w:sz="0" w:space="0" w:color="auto"/>
        <w:left w:val="none" w:sz="0" w:space="0" w:color="auto"/>
        <w:bottom w:val="none" w:sz="0" w:space="0" w:color="auto"/>
        <w:right w:val="none" w:sz="0" w:space="0" w:color="auto"/>
      </w:divBdr>
      <w:divsChild>
        <w:div w:id="1081483975">
          <w:marLeft w:val="0"/>
          <w:marRight w:val="0"/>
          <w:marTop w:val="0"/>
          <w:marBottom w:val="0"/>
          <w:divBdr>
            <w:top w:val="none" w:sz="0" w:space="0" w:color="auto"/>
            <w:left w:val="none" w:sz="0" w:space="0" w:color="auto"/>
            <w:bottom w:val="none" w:sz="0" w:space="0" w:color="auto"/>
            <w:right w:val="none" w:sz="0" w:space="0" w:color="auto"/>
          </w:divBdr>
          <w:divsChild>
            <w:div w:id="365762300">
              <w:marLeft w:val="0"/>
              <w:marRight w:val="0"/>
              <w:marTop w:val="0"/>
              <w:marBottom w:val="0"/>
              <w:divBdr>
                <w:top w:val="none" w:sz="0" w:space="0" w:color="auto"/>
                <w:left w:val="none" w:sz="0" w:space="0" w:color="auto"/>
                <w:bottom w:val="none" w:sz="0" w:space="0" w:color="auto"/>
                <w:right w:val="none" w:sz="0" w:space="0" w:color="auto"/>
              </w:divBdr>
              <w:divsChild>
                <w:div w:id="1641643654">
                  <w:marLeft w:val="0"/>
                  <w:marRight w:val="0"/>
                  <w:marTop w:val="0"/>
                  <w:marBottom w:val="0"/>
                  <w:divBdr>
                    <w:top w:val="none" w:sz="0" w:space="0" w:color="auto"/>
                    <w:left w:val="none" w:sz="0" w:space="0" w:color="auto"/>
                    <w:bottom w:val="none" w:sz="0" w:space="0" w:color="auto"/>
                    <w:right w:val="none" w:sz="0" w:space="0" w:color="auto"/>
                  </w:divBdr>
                  <w:divsChild>
                    <w:div w:id="863205173">
                      <w:marLeft w:val="0"/>
                      <w:marRight w:val="0"/>
                      <w:marTop w:val="0"/>
                      <w:marBottom w:val="0"/>
                      <w:divBdr>
                        <w:top w:val="none" w:sz="0" w:space="0" w:color="auto"/>
                        <w:left w:val="none" w:sz="0" w:space="0" w:color="auto"/>
                        <w:bottom w:val="none" w:sz="0" w:space="0" w:color="auto"/>
                        <w:right w:val="none" w:sz="0" w:space="0" w:color="auto"/>
                      </w:divBdr>
                      <w:divsChild>
                        <w:div w:id="937177746">
                          <w:marLeft w:val="0"/>
                          <w:marRight w:val="0"/>
                          <w:marTop w:val="0"/>
                          <w:marBottom w:val="0"/>
                          <w:divBdr>
                            <w:top w:val="none" w:sz="0" w:space="0" w:color="auto"/>
                            <w:left w:val="none" w:sz="0" w:space="0" w:color="auto"/>
                            <w:bottom w:val="none" w:sz="0" w:space="0" w:color="auto"/>
                            <w:right w:val="none" w:sz="0" w:space="0" w:color="auto"/>
                          </w:divBdr>
                          <w:divsChild>
                            <w:div w:id="167671094">
                              <w:marLeft w:val="0"/>
                              <w:marRight w:val="300"/>
                              <w:marTop w:val="180"/>
                              <w:marBottom w:val="0"/>
                              <w:divBdr>
                                <w:top w:val="none" w:sz="0" w:space="0" w:color="auto"/>
                                <w:left w:val="none" w:sz="0" w:space="0" w:color="auto"/>
                                <w:bottom w:val="none" w:sz="0" w:space="0" w:color="auto"/>
                                <w:right w:val="none" w:sz="0" w:space="0" w:color="auto"/>
                              </w:divBdr>
                              <w:divsChild>
                                <w:div w:id="2802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656741">
          <w:marLeft w:val="0"/>
          <w:marRight w:val="0"/>
          <w:marTop w:val="0"/>
          <w:marBottom w:val="0"/>
          <w:divBdr>
            <w:top w:val="none" w:sz="0" w:space="0" w:color="auto"/>
            <w:left w:val="none" w:sz="0" w:space="0" w:color="auto"/>
            <w:bottom w:val="none" w:sz="0" w:space="0" w:color="auto"/>
            <w:right w:val="none" w:sz="0" w:space="0" w:color="auto"/>
          </w:divBdr>
          <w:divsChild>
            <w:div w:id="1835802805">
              <w:marLeft w:val="0"/>
              <w:marRight w:val="0"/>
              <w:marTop w:val="0"/>
              <w:marBottom w:val="0"/>
              <w:divBdr>
                <w:top w:val="none" w:sz="0" w:space="0" w:color="auto"/>
                <w:left w:val="none" w:sz="0" w:space="0" w:color="auto"/>
                <w:bottom w:val="none" w:sz="0" w:space="0" w:color="auto"/>
                <w:right w:val="none" w:sz="0" w:space="0" w:color="auto"/>
              </w:divBdr>
              <w:divsChild>
                <w:div w:id="113793493">
                  <w:marLeft w:val="0"/>
                  <w:marRight w:val="0"/>
                  <w:marTop w:val="0"/>
                  <w:marBottom w:val="0"/>
                  <w:divBdr>
                    <w:top w:val="none" w:sz="0" w:space="0" w:color="auto"/>
                    <w:left w:val="none" w:sz="0" w:space="0" w:color="auto"/>
                    <w:bottom w:val="none" w:sz="0" w:space="0" w:color="auto"/>
                    <w:right w:val="none" w:sz="0" w:space="0" w:color="auto"/>
                  </w:divBdr>
                  <w:divsChild>
                    <w:div w:id="572129607">
                      <w:marLeft w:val="0"/>
                      <w:marRight w:val="0"/>
                      <w:marTop w:val="0"/>
                      <w:marBottom w:val="0"/>
                      <w:divBdr>
                        <w:top w:val="none" w:sz="0" w:space="0" w:color="auto"/>
                        <w:left w:val="none" w:sz="0" w:space="0" w:color="auto"/>
                        <w:bottom w:val="none" w:sz="0" w:space="0" w:color="auto"/>
                        <w:right w:val="none" w:sz="0" w:space="0" w:color="auto"/>
                      </w:divBdr>
                      <w:divsChild>
                        <w:div w:id="11735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491217">
      <w:marLeft w:val="0"/>
      <w:marRight w:val="0"/>
      <w:marTop w:val="0"/>
      <w:marBottom w:val="0"/>
      <w:divBdr>
        <w:top w:val="none" w:sz="0" w:space="0" w:color="auto"/>
        <w:left w:val="none" w:sz="0" w:space="0" w:color="auto"/>
        <w:bottom w:val="none" w:sz="0" w:space="0" w:color="auto"/>
        <w:right w:val="none" w:sz="0" w:space="0" w:color="auto"/>
      </w:divBdr>
    </w:div>
    <w:div w:id="445782536">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sChild>
        <w:div w:id="1852329490">
          <w:marLeft w:val="0"/>
          <w:marRight w:val="0"/>
          <w:marTop w:val="0"/>
          <w:marBottom w:val="0"/>
          <w:divBdr>
            <w:top w:val="none" w:sz="0" w:space="0" w:color="auto"/>
            <w:left w:val="none" w:sz="0" w:space="0" w:color="auto"/>
            <w:bottom w:val="none" w:sz="0" w:space="0" w:color="auto"/>
            <w:right w:val="none" w:sz="0" w:space="0" w:color="auto"/>
          </w:divBdr>
        </w:div>
      </w:divsChild>
    </w:div>
    <w:div w:id="529804782">
      <w:marLeft w:val="0"/>
      <w:marRight w:val="0"/>
      <w:marTop w:val="0"/>
      <w:marBottom w:val="0"/>
      <w:divBdr>
        <w:top w:val="none" w:sz="0" w:space="0" w:color="auto"/>
        <w:left w:val="none" w:sz="0" w:space="0" w:color="auto"/>
        <w:bottom w:val="none" w:sz="0" w:space="0" w:color="auto"/>
        <w:right w:val="none" w:sz="0" w:space="0" w:color="auto"/>
      </w:divBdr>
    </w:div>
    <w:div w:id="554245864">
      <w:marLeft w:val="0"/>
      <w:marRight w:val="0"/>
      <w:marTop w:val="0"/>
      <w:marBottom w:val="0"/>
      <w:divBdr>
        <w:top w:val="none" w:sz="0" w:space="0" w:color="auto"/>
        <w:left w:val="none" w:sz="0" w:space="0" w:color="auto"/>
        <w:bottom w:val="none" w:sz="0" w:space="0" w:color="auto"/>
        <w:right w:val="none" w:sz="0" w:space="0" w:color="auto"/>
      </w:divBdr>
    </w:div>
    <w:div w:id="585041990">
      <w:marLeft w:val="0"/>
      <w:marRight w:val="0"/>
      <w:marTop w:val="0"/>
      <w:marBottom w:val="0"/>
      <w:divBdr>
        <w:top w:val="none" w:sz="0" w:space="0" w:color="auto"/>
        <w:left w:val="none" w:sz="0" w:space="0" w:color="auto"/>
        <w:bottom w:val="none" w:sz="0" w:space="0" w:color="auto"/>
        <w:right w:val="none" w:sz="0" w:space="0" w:color="auto"/>
      </w:divBdr>
    </w:div>
    <w:div w:id="593318844">
      <w:bodyDiv w:val="1"/>
      <w:marLeft w:val="0"/>
      <w:marRight w:val="0"/>
      <w:marTop w:val="0"/>
      <w:marBottom w:val="0"/>
      <w:divBdr>
        <w:top w:val="none" w:sz="0" w:space="0" w:color="auto"/>
        <w:left w:val="none" w:sz="0" w:space="0" w:color="auto"/>
        <w:bottom w:val="none" w:sz="0" w:space="0" w:color="auto"/>
        <w:right w:val="none" w:sz="0" w:space="0" w:color="auto"/>
      </w:divBdr>
    </w:div>
    <w:div w:id="607078424">
      <w:marLeft w:val="0"/>
      <w:marRight w:val="0"/>
      <w:marTop w:val="0"/>
      <w:marBottom w:val="0"/>
      <w:divBdr>
        <w:top w:val="none" w:sz="0" w:space="0" w:color="auto"/>
        <w:left w:val="none" w:sz="0" w:space="0" w:color="auto"/>
        <w:bottom w:val="none" w:sz="0" w:space="0" w:color="auto"/>
        <w:right w:val="none" w:sz="0" w:space="0" w:color="auto"/>
      </w:divBdr>
    </w:div>
    <w:div w:id="610547972">
      <w:bodyDiv w:val="1"/>
      <w:marLeft w:val="0"/>
      <w:marRight w:val="0"/>
      <w:marTop w:val="0"/>
      <w:marBottom w:val="0"/>
      <w:divBdr>
        <w:top w:val="none" w:sz="0" w:space="0" w:color="auto"/>
        <w:left w:val="none" w:sz="0" w:space="0" w:color="auto"/>
        <w:bottom w:val="none" w:sz="0" w:space="0" w:color="auto"/>
        <w:right w:val="none" w:sz="0" w:space="0" w:color="auto"/>
      </w:divBdr>
    </w:div>
    <w:div w:id="614335981">
      <w:bodyDiv w:val="1"/>
      <w:marLeft w:val="0"/>
      <w:marRight w:val="0"/>
      <w:marTop w:val="0"/>
      <w:marBottom w:val="0"/>
      <w:divBdr>
        <w:top w:val="none" w:sz="0" w:space="0" w:color="auto"/>
        <w:left w:val="none" w:sz="0" w:space="0" w:color="auto"/>
        <w:bottom w:val="none" w:sz="0" w:space="0" w:color="auto"/>
        <w:right w:val="none" w:sz="0" w:space="0" w:color="auto"/>
      </w:divBdr>
      <w:divsChild>
        <w:div w:id="1493832626">
          <w:marLeft w:val="0"/>
          <w:marRight w:val="0"/>
          <w:marTop w:val="0"/>
          <w:marBottom w:val="0"/>
          <w:divBdr>
            <w:top w:val="none" w:sz="0" w:space="0" w:color="auto"/>
            <w:left w:val="none" w:sz="0" w:space="0" w:color="auto"/>
            <w:bottom w:val="none" w:sz="0" w:space="0" w:color="auto"/>
            <w:right w:val="none" w:sz="0" w:space="0" w:color="auto"/>
          </w:divBdr>
        </w:div>
      </w:divsChild>
    </w:div>
    <w:div w:id="706298747">
      <w:marLeft w:val="0"/>
      <w:marRight w:val="0"/>
      <w:marTop w:val="0"/>
      <w:marBottom w:val="0"/>
      <w:divBdr>
        <w:top w:val="none" w:sz="0" w:space="0" w:color="auto"/>
        <w:left w:val="none" w:sz="0" w:space="0" w:color="auto"/>
        <w:bottom w:val="none" w:sz="0" w:space="0" w:color="auto"/>
        <w:right w:val="none" w:sz="0" w:space="0" w:color="auto"/>
      </w:divBdr>
    </w:div>
    <w:div w:id="715856605">
      <w:marLeft w:val="0"/>
      <w:marRight w:val="0"/>
      <w:marTop w:val="0"/>
      <w:marBottom w:val="0"/>
      <w:divBdr>
        <w:top w:val="none" w:sz="0" w:space="0" w:color="auto"/>
        <w:left w:val="none" w:sz="0" w:space="0" w:color="auto"/>
        <w:bottom w:val="none" w:sz="0" w:space="0" w:color="auto"/>
        <w:right w:val="none" w:sz="0" w:space="0" w:color="auto"/>
      </w:divBdr>
    </w:div>
    <w:div w:id="728840376">
      <w:marLeft w:val="0"/>
      <w:marRight w:val="0"/>
      <w:marTop w:val="0"/>
      <w:marBottom w:val="0"/>
      <w:divBdr>
        <w:top w:val="none" w:sz="0" w:space="0" w:color="auto"/>
        <w:left w:val="none" w:sz="0" w:space="0" w:color="auto"/>
        <w:bottom w:val="none" w:sz="0" w:space="0" w:color="auto"/>
        <w:right w:val="none" w:sz="0" w:space="0" w:color="auto"/>
      </w:divBdr>
    </w:div>
    <w:div w:id="743260064">
      <w:marLeft w:val="0"/>
      <w:marRight w:val="0"/>
      <w:marTop w:val="0"/>
      <w:marBottom w:val="0"/>
      <w:divBdr>
        <w:top w:val="none" w:sz="0" w:space="0" w:color="auto"/>
        <w:left w:val="none" w:sz="0" w:space="0" w:color="auto"/>
        <w:bottom w:val="none" w:sz="0" w:space="0" w:color="auto"/>
        <w:right w:val="none" w:sz="0" w:space="0" w:color="auto"/>
      </w:divBdr>
    </w:div>
    <w:div w:id="760301943">
      <w:marLeft w:val="0"/>
      <w:marRight w:val="0"/>
      <w:marTop w:val="0"/>
      <w:marBottom w:val="0"/>
      <w:divBdr>
        <w:top w:val="none" w:sz="0" w:space="0" w:color="auto"/>
        <w:left w:val="none" w:sz="0" w:space="0" w:color="auto"/>
        <w:bottom w:val="none" w:sz="0" w:space="0" w:color="auto"/>
        <w:right w:val="none" w:sz="0" w:space="0" w:color="auto"/>
      </w:divBdr>
    </w:div>
    <w:div w:id="764306529">
      <w:bodyDiv w:val="1"/>
      <w:marLeft w:val="0"/>
      <w:marRight w:val="0"/>
      <w:marTop w:val="0"/>
      <w:marBottom w:val="0"/>
      <w:divBdr>
        <w:top w:val="none" w:sz="0" w:space="0" w:color="auto"/>
        <w:left w:val="none" w:sz="0" w:space="0" w:color="auto"/>
        <w:bottom w:val="none" w:sz="0" w:space="0" w:color="auto"/>
        <w:right w:val="none" w:sz="0" w:space="0" w:color="auto"/>
      </w:divBdr>
    </w:div>
    <w:div w:id="772627022">
      <w:marLeft w:val="0"/>
      <w:marRight w:val="0"/>
      <w:marTop w:val="0"/>
      <w:marBottom w:val="0"/>
      <w:divBdr>
        <w:top w:val="none" w:sz="0" w:space="0" w:color="auto"/>
        <w:left w:val="none" w:sz="0" w:space="0" w:color="auto"/>
        <w:bottom w:val="none" w:sz="0" w:space="0" w:color="auto"/>
        <w:right w:val="none" w:sz="0" w:space="0" w:color="auto"/>
      </w:divBdr>
    </w:div>
    <w:div w:id="778187369">
      <w:bodyDiv w:val="1"/>
      <w:marLeft w:val="0"/>
      <w:marRight w:val="0"/>
      <w:marTop w:val="0"/>
      <w:marBottom w:val="0"/>
      <w:divBdr>
        <w:top w:val="none" w:sz="0" w:space="0" w:color="auto"/>
        <w:left w:val="none" w:sz="0" w:space="0" w:color="auto"/>
        <w:bottom w:val="none" w:sz="0" w:space="0" w:color="auto"/>
        <w:right w:val="none" w:sz="0" w:space="0" w:color="auto"/>
      </w:divBdr>
    </w:div>
    <w:div w:id="800541514">
      <w:marLeft w:val="0"/>
      <w:marRight w:val="0"/>
      <w:marTop w:val="0"/>
      <w:marBottom w:val="0"/>
      <w:divBdr>
        <w:top w:val="none" w:sz="0" w:space="0" w:color="auto"/>
        <w:left w:val="none" w:sz="0" w:space="0" w:color="auto"/>
        <w:bottom w:val="none" w:sz="0" w:space="0" w:color="auto"/>
        <w:right w:val="none" w:sz="0" w:space="0" w:color="auto"/>
      </w:divBdr>
    </w:div>
    <w:div w:id="808009820">
      <w:bodyDiv w:val="1"/>
      <w:marLeft w:val="0"/>
      <w:marRight w:val="0"/>
      <w:marTop w:val="0"/>
      <w:marBottom w:val="0"/>
      <w:divBdr>
        <w:top w:val="none" w:sz="0" w:space="0" w:color="auto"/>
        <w:left w:val="none" w:sz="0" w:space="0" w:color="auto"/>
        <w:bottom w:val="none" w:sz="0" w:space="0" w:color="auto"/>
        <w:right w:val="none" w:sz="0" w:space="0" w:color="auto"/>
      </w:divBdr>
    </w:div>
    <w:div w:id="821895568">
      <w:marLeft w:val="0"/>
      <w:marRight w:val="0"/>
      <w:marTop w:val="0"/>
      <w:marBottom w:val="0"/>
      <w:divBdr>
        <w:top w:val="none" w:sz="0" w:space="0" w:color="auto"/>
        <w:left w:val="none" w:sz="0" w:space="0" w:color="auto"/>
        <w:bottom w:val="none" w:sz="0" w:space="0" w:color="auto"/>
        <w:right w:val="none" w:sz="0" w:space="0" w:color="auto"/>
      </w:divBdr>
    </w:div>
    <w:div w:id="822237828">
      <w:marLeft w:val="0"/>
      <w:marRight w:val="0"/>
      <w:marTop w:val="0"/>
      <w:marBottom w:val="0"/>
      <w:divBdr>
        <w:top w:val="none" w:sz="0" w:space="0" w:color="auto"/>
        <w:left w:val="none" w:sz="0" w:space="0" w:color="auto"/>
        <w:bottom w:val="none" w:sz="0" w:space="0" w:color="auto"/>
        <w:right w:val="none" w:sz="0" w:space="0" w:color="auto"/>
      </w:divBdr>
    </w:div>
    <w:div w:id="824128386">
      <w:marLeft w:val="0"/>
      <w:marRight w:val="0"/>
      <w:marTop w:val="0"/>
      <w:marBottom w:val="0"/>
      <w:divBdr>
        <w:top w:val="none" w:sz="0" w:space="0" w:color="auto"/>
        <w:left w:val="none" w:sz="0" w:space="0" w:color="auto"/>
        <w:bottom w:val="none" w:sz="0" w:space="0" w:color="auto"/>
        <w:right w:val="none" w:sz="0" w:space="0" w:color="auto"/>
      </w:divBdr>
    </w:div>
    <w:div w:id="828443600">
      <w:marLeft w:val="0"/>
      <w:marRight w:val="0"/>
      <w:marTop w:val="0"/>
      <w:marBottom w:val="0"/>
      <w:divBdr>
        <w:top w:val="none" w:sz="0" w:space="0" w:color="auto"/>
        <w:left w:val="none" w:sz="0" w:space="0" w:color="auto"/>
        <w:bottom w:val="none" w:sz="0" w:space="0" w:color="auto"/>
        <w:right w:val="none" w:sz="0" w:space="0" w:color="auto"/>
      </w:divBdr>
    </w:div>
    <w:div w:id="845050759">
      <w:marLeft w:val="0"/>
      <w:marRight w:val="0"/>
      <w:marTop w:val="0"/>
      <w:marBottom w:val="0"/>
      <w:divBdr>
        <w:top w:val="none" w:sz="0" w:space="0" w:color="auto"/>
        <w:left w:val="none" w:sz="0" w:space="0" w:color="auto"/>
        <w:bottom w:val="none" w:sz="0" w:space="0" w:color="auto"/>
        <w:right w:val="none" w:sz="0" w:space="0" w:color="auto"/>
      </w:divBdr>
    </w:div>
    <w:div w:id="851527830">
      <w:marLeft w:val="0"/>
      <w:marRight w:val="0"/>
      <w:marTop w:val="0"/>
      <w:marBottom w:val="0"/>
      <w:divBdr>
        <w:top w:val="none" w:sz="0" w:space="0" w:color="auto"/>
        <w:left w:val="none" w:sz="0" w:space="0" w:color="auto"/>
        <w:bottom w:val="none" w:sz="0" w:space="0" w:color="auto"/>
        <w:right w:val="none" w:sz="0" w:space="0" w:color="auto"/>
      </w:divBdr>
    </w:div>
    <w:div w:id="864750441">
      <w:marLeft w:val="0"/>
      <w:marRight w:val="0"/>
      <w:marTop w:val="0"/>
      <w:marBottom w:val="0"/>
      <w:divBdr>
        <w:top w:val="none" w:sz="0" w:space="0" w:color="auto"/>
        <w:left w:val="none" w:sz="0" w:space="0" w:color="auto"/>
        <w:bottom w:val="none" w:sz="0" w:space="0" w:color="auto"/>
        <w:right w:val="none" w:sz="0" w:space="0" w:color="auto"/>
      </w:divBdr>
    </w:div>
    <w:div w:id="866910552">
      <w:marLeft w:val="0"/>
      <w:marRight w:val="0"/>
      <w:marTop w:val="0"/>
      <w:marBottom w:val="0"/>
      <w:divBdr>
        <w:top w:val="none" w:sz="0" w:space="0" w:color="auto"/>
        <w:left w:val="none" w:sz="0" w:space="0" w:color="auto"/>
        <w:bottom w:val="none" w:sz="0" w:space="0" w:color="auto"/>
        <w:right w:val="none" w:sz="0" w:space="0" w:color="auto"/>
      </w:divBdr>
    </w:div>
    <w:div w:id="876888873">
      <w:marLeft w:val="0"/>
      <w:marRight w:val="0"/>
      <w:marTop w:val="0"/>
      <w:marBottom w:val="0"/>
      <w:divBdr>
        <w:top w:val="none" w:sz="0" w:space="0" w:color="auto"/>
        <w:left w:val="none" w:sz="0" w:space="0" w:color="auto"/>
        <w:bottom w:val="none" w:sz="0" w:space="0" w:color="auto"/>
        <w:right w:val="none" w:sz="0" w:space="0" w:color="auto"/>
      </w:divBdr>
    </w:div>
    <w:div w:id="878248914">
      <w:bodyDiv w:val="1"/>
      <w:marLeft w:val="0"/>
      <w:marRight w:val="0"/>
      <w:marTop w:val="0"/>
      <w:marBottom w:val="0"/>
      <w:divBdr>
        <w:top w:val="none" w:sz="0" w:space="0" w:color="auto"/>
        <w:left w:val="none" w:sz="0" w:space="0" w:color="auto"/>
        <w:bottom w:val="none" w:sz="0" w:space="0" w:color="auto"/>
        <w:right w:val="none" w:sz="0" w:space="0" w:color="auto"/>
      </w:divBdr>
    </w:div>
    <w:div w:id="882518312">
      <w:marLeft w:val="0"/>
      <w:marRight w:val="0"/>
      <w:marTop w:val="0"/>
      <w:marBottom w:val="0"/>
      <w:divBdr>
        <w:top w:val="none" w:sz="0" w:space="0" w:color="auto"/>
        <w:left w:val="none" w:sz="0" w:space="0" w:color="auto"/>
        <w:bottom w:val="none" w:sz="0" w:space="0" w:color="auto"/>
        <w:right w:val="none" w:sz="0" w:space="0" w:color="auto"/>
      </w:divBdr>
    </w:div>
    <w:div w:id="899483441">
      <w:marLeft w:val="0"/>
      <w:marRight w:val="0"/>
      <w:marTop w:val="0"/>
      <w:marBottom w:val="0"/>
      <w:divBdr>
        <w:top w:val="none" w:sz="0" w:space="0" w:color="auto"/>
        <w:left w:val="none" w:sz="0" w:space="0" w:color="auto"/>
        <w:bottom w:val="none" w:sz="0" w:space="0" w:color="auto"/>
        <w:right w:val="none" w:sz="0" w:space="0" w:color="auto"/>
      </w:divBdr>
    </w:div>
    <w:div w:id="907613621">
      <w:marLeft w:val="0"/>
      <w:marRight w:val="0"/>
      <w:marTop w:val="0"/>
      <w:marBottom w:val="0"/>
      <w:divBdr>
        <w:top w:val="none" w:sz="0" w:space="0" w:color="auto"/>
        <w:left w:val="none" w:sz="0" w:space="0" w:color="auto"/>
        <w:bottom w:val="none" w:sz="0" w:space="0" w:color="auto"/>
        <w:right w:val="none" w:sz="0" w:space="0" w:color="auto"/>
      </w:divBdr>
    </w:div>
    <w:div w:id="931665427">
      <w:marLeft w:val="0"/>
      <w:marRight w:val="0"/>
      <w:marTop w:val="0"/>
      <w:marBottom w:val="0"/>
      <w:divBdr>
        <w:top w:val="none" w:sz="0" w:space="0" w:color="auto"/>
        <w:left w:val="none" w:sz="0" w:space="0" w:color="auto"/>
        <w:bottom w:val="none" w:sz="0" w:space="0" w:color="auto"/>
        <w:right w:val="none" w:sz="0" w:space="0" w:color="auto"/>
      </w:divBdr>
    </w:div>
    <w:div w:id="946502797">
      <w:marLeft w:val="0"/>
      <w:marRight w:val="0"/>
      <w:marTop w:val="0"/>
      <w:marBottom w:val="0"/>
      <w:divBdr>
        <w:top w:val="none" w:sz="0" w:space="0" w:color="auto"/>
        <w:left w:val="none" w:sz="0" w:space="0" w:color="auto"/>
        <w:bottom w:val="none" w:sz="0" w:space="0" w:color="auto"/>
        <w:right w:val="none" w:sz="0" w:space="0" w:color="auto"/>
      </w:divBdr>
    </w:div>
    <w:div w:id="962151234">
      <w:marLeft w:val="0"/>
      <w:marRight w:val="0"/>
      <w:marTop w:val="0"/>
      <w:marBottom w:val="0"/>
      <w:divBdr>
        <w:top w:val="none" w:sz="0" w:space="0" w:color="auto"/>
        <w:left w:val="none" w:sz="0" w:space="0" w:color="auto"/>
        <w:bottom w:val="none" w:sz="0" w:space="0" w:color="auto"/>
        <w:right w:val="none" w:sz="0" w:space="0" w:color="auto"/>
      </w:divBdr>
    </w:div>
    <w:div w:id="963926190">
      <w:bodyDiv w:val="1"/>
      <w:marLeft w:val="0"/>
      <w:marRight w:val="0"/>
      <w:marTop w:val="0"/>
      <w:marBottom w:val="0"/>
      <w:divBdr>
        <w:top w:val="none" w:sz="0" w:space="0" w:color="auto"/>
        <w:left w:val="none" w:sz="0" w:space="0" w:color="auto"/>
        <w:bottom w:val="none" w:sz="0" w:space="0" w:color="auto"/>
        <w:right w:val="none" w:sz="0" w:space="0" w:color="auto"/>
      </w:divBdr>
    </w:div>
    <w:div w:id="968894598">
      <w:marLeft w:val="0"/>
      <w:marRight w:val="0"/>
      <w:marTop w:val="0"/>
      <w:marBottom w:val="0"/>
      <w:divBdr>
        <w:top w:val="none" w:sz="0" w:space="0" w:color="auto"/>
        <w:left w:val="none" w:sz="0" w:space="0" w:color="auto"/>
        <w:bottom w:val="none" w:sz="0" w:space="0" w:color="auto"/>
        <w:right w:val="none" w:sz="0" w:space="0" w:color="auto"/>
      </w:divBdr>
    </w:div>
    <w:div w:id="976447135">
      <w:marLeft w:val="0"/>
      <w:marRight w:val="0"/>
      <w:marTop w:val="0"/>
      <w:marBottom w:val="0"/>
      <w:divBdr>
        <w:top w:val="none" w:sz="0" w:space="0" w:color="auto"/>
        <w:left w:val="none" w:sz="0" w:space="0" w:color="auto"/>
        <w:bottom w:val="none" w:sz="0" w:space="0" w:color="auto"/>
        <w:right w:val="none" w:sz="0" w:space="0" w:color="auto"/>
      </w:divBdr>
    </w:div>
    <w:div w:id="977102590">
      <w:marLeft w:val="0"/>
      <w:marRight w:val="0"/>
      <w:marTop w:val="0"/>
      <w:marBottom w:val="0"/>
      <w:divBdr>
        <w:top w:val="none" w:sz="0" w:space="0" w:color="auto"/>
        <w:left w:val="none" w:sz="0" w:space="0" w:color="auto"/>
        <w:bottom w:val="none" w:sz="0" w:space="0" w:color="auto"/>
        <w:right w:val="none" w:sz="0" w:space="0" w:color="auto"/>
      </w:divBdr>
    </w:div>
    <w:div w:id="978343855">
      <w:bodyDiv w:val="1"/>
      <w:marLeft w:val="0"/>
      <w:marRight w:val="0"/>
      <w:marTop w:val="0"/>
      <w:marBottom w:val="0"/>
      <w:divBdr>
        <w:top w:val="none" w:sz="0" w:space="0" w:color="auto"/>
        <w:left w:val="none" w:sz="0" w:space="0" w:color="auto"/>
        <w:bottom w:val="none" w:sz="0" w:space="0" w:color="auto"/>
        <w:right w:val="none" w:sz="0" w:space="0" w:color="auto"/>
      </w:divBdr>
      <w:divsChild>
        <w:div w:id="1028868653">
          <w:marLeft w:val="0"/>
          <w:marRight w:val="0"/>
          <w:marTop w:val="0"/>
          <w:marBottom w:val="0"/>
          <w:divBdr>
            <w:top w:val="none" w:sz="0" w:space="0" w:color="auto"/>
            <w:left w:val="none" w:sz="0" w:space="0" w:color="auto"/>
            <w:bottom w:val="none" w:sz="0" w:space="0" w:color="auto"/>
            <w:right w:val="none" w:sz="0" w:space="0" w:color="auto"/>
          </w:divBdr>
        </w:div>
      </w:divsChild>
    </w:div>
    <w:div w:id="993489037">
      <w:marLeft w:val="0"/>
      <w:marRight w:val="0"/>
      <w:marTop w:val="0"/>
      <w:marBottom w:val="0"/>
      <w:divBdr>
        <w:top w:val="none" w:sz="0" w:space="0" w:color="auto"/>
        <w:left w:val="none" w:sz="0" w:space="0" w:color="auto"/>
        <w:bottom w:val="none" w:sz="0" w:space="0" w:color="auto"/>
        <w:right w:val="none" w:sz="0" w:space="0" w:color="auto"/>
      </w:divBdr>
    </w:div>
    <w:div w:id="1031110084">
      <w:marLeft w:val="0"/>
      <w:marRight w:val="0"/>
      <w:marTop w:val="0"/>
      <w:marBottom w:val="0"/>
      <w:divBdr>
        <w:top w:val="none" w:sz="0" w:space="0" w:color="auto"/>
        <w:left w:val="none" w:sz="0" w:space="0" w:color="auto"/>
        <w:bottom w:val="none" w:sz="0" w:space="0" w:color="auto"/>
        <w:right w:val="none" w:sz="0" w:space="0" w:color="auto"/>
      </w:divBdr>
    </w:div>
    <w:div w:id="1053970467">
      <w:bodyDiv w:val="1"/>
      <w:marLeft w:val="0"/>
      <w:marRight w:val="0"/>
      <w:marTop w:val="0"/>
      <w:marBottom w:val="0"/>
      <w:divBdr>
        <w:top w:val="none" w:sz="0" w:space="0" w:color="auto"/>
        <w:left w:val="none" w:sz="0" w:space="0" w:color="auto"/>
        <w:bottom w:val="none" w:sz="0" w:space="0" w:color="auto"/>
        <w:right w:val="none" w:sz="0" w:space="0" w:color="auto"/>
      </w:divBdr>
    </w:div>
    <w:div w:id="1054742407">
      <w:marLeft w:val="0"/>
      <w:marRight w:val="0"/>
      <w:marTop w:val="0"/>
      <w:marBottom w:val="0"/>
      <w:divBdr>
        <w:top w:val="none" w:sz="0" w:space="0" w:color="auto"/>
        <w:left w:val="none" w:sz="0" w:space="0" w:color="auto"/>
        <w:bottom w:val="none" w:sz="0" w:space="0" w:color="auto"/>
        <w:right w:val="none" w:sz="0" w:space="0" w:color="auto"/>
      </w:divBdr>
    </w:div>
    <w:div w:id="1058939698">
      <w:marLeft w:val="0"/>
      <w:marRight w:val="0"/>
      <w:marTop w:val="0"/>
      <w:marBottom w:val="0"/>
      <w:divBdr>
        <w:top w:val="none" w:sz="0" w:space="0" w:color="auto"/>
        <w:left w:val="none" w:sz="0" w:space="0" w:color="auto"/>
        <w:bottom w:val="none" w:sz="0" w:space="0" w:color="auto"/>
        <w:right w:val="none" w:sz="0" w:space="0" w:color="auto"/>
      </w:divBdr>
    </w:div>
    <w:div w:id="1072124309">
      <w:marLeft w:val="0"/>
      <w:marRight w:val="0"/>
      <w:marTop w:val="0"/>
      <w:marBottom w:val="0"/>
      <w:divBdr>
        <w:top w:val="none" w:sz="0" w:space="0" w:color="auto"/>
        <w:left w:val="none" w:sz="0" w:space="0" w:color="auto"/>
        <w:bottom w:val="none" w:sz="0" w:space="0" w:color="auto"/>
        <w:right w:val="none" w:sz="0" w:space="0" w:color="auto"/>
      </w:divBdr>
    </w:div>
    <w:div w:id="1090007702">
      <w:marLeft w:val="0"/>
      <w:marRight w:val="0"/>
      <w:marTop w:val="0"/>
      <w:marBottom w:val="0"/>
      <w:divBdr>
        <w:top w:val="none" w:sz="0" w:space="0" w:color="auto"/>
        <w:left w:val="none" w:sz="0" w:space="0" w:color="auto"/>
        <w:bottom w:val="none" w:sz="0" w:space="0" w:color="auto"/>
        <w:right w:val="none" w:sz="0" w:space="0" w:color="auto"/>
      </w:divBdr>
    </w:div>
    <w:div w:id="1093672973">
      <w:bodyDiv w:val="1"/>
      <w:marLeft w:val="0"/>
      <w:marRight w:val="0"/>
      <w:marTop w:val="0"/>
      <w:marBottom w:val="0"/>
      <w:divBdr>
        <w:top w:val="none" w:sz="0" w:space="0" w:color="auto"/>
        <w:left w:val="none" w:sz="0" w:space="0" w:color="auto"/>
        <w:bottom w:val="none" w:sz="0" w:space="0" w:color="auto"/>
        <w:right w:val="none" w:sz="0" w:space="0" w:color="auto"/>
      </w:divBdr>
      <w:divsChild>
        <w:div w:id="1514880313">
          <w:marLeft w:val="0"/>
          <w:marRight w:val="0"/>
          <w:marTop w:val="0"/>
          <w:marBottom w:val="0"/>
          <w:divBdr>
            <w:top w:val="none" w:sz="0" w:space="0" w:color="auto"/>
            <w:left w:val="none" w:sz="0" w:space="0" w:color="auto"/>
            <w:bottom w:val="none" w:sz="0" w:space="0" w:color="auto"/>
            <w:right w:val="none" w:sz="0" w:space="0" w:color="auto"/>
          </w:divBdr>
        </w:div>
      </w:divsChild>
    </w:div>
    <w:div w:id="1147088047">
      <w:marLeft w:val="0"/>
      <w:marRight w:val="0"/>
      <w:marTop w:val="0"/>
      <w:marBottom w:val="0"/>
      <w:divBdr>
        <w:top w:val="none" w:sz="0" w:space="0" w:color="auto"/>
        <w:left w:val="none" w:sz="0" w:space="0" w:color="auto"/>
        <w:bottom w:val="none" w:sz="0" w:space="0" w:color="auto"/>
        <w:right w:val="none" w:sz="0" w:space="0" w:color="auto"/>
      </w:divBdr>
    </w:div>
    <w:div w:id="1164248060">
      <w:marLeft w:val="0"/>
      <w:marRight w:val="0"/>
      <w:marTop w:val="0"/>
      <w:marBottom w:val="0"/>
      <w:divBdr>
        <w:top w:val="none" w:sz="0" w:space="0" w:color="auto"/>
        <w:left w:val="none" w:sz="0" w:space="0" w:color="auto"/>
        <w:bottom w:val="none" w:sz="0" w:space="0" w:color="auto"/>
        <w:right w:val="none" w:sz="0" w:space="0" w:color="auto"/>
      </w:divBdr>
    </w:div>
    <w:div w:id="1168443368">
      <w:marLeft w:val="0"/>
      <w:marRight w:val="0"/>
      <w:marTop w:val="0"/>
      <w:marBottom w:val="0"/>
      <w:divBdr>
        <w:top w:val="none" w:sz="0" w:space="0" w:color="auto"/>
        <w:left w:val="none" w:sz="0" w:space="0" w:color="auto"/>
        <w:bottom w:val="none" w:sz="0" w:space="0" w:color="auto"/>
        <w:right w:val="none" w:sz="0" w:space="0" w:color="auto"/>
      </w:divBdr>
    </w:div>
    <w:div w:id="1184900627">
      <w:marLeft w:val="0"/>
      <w:marRight w:val="0"/>
      <w:marTop w:val="0"/>
      <w:marBottom w:val="0"/>
      <w:divBdr>
        <w:top w:val="none" w:sz="0" w:space="0" w:color="auto"/>
        <w:left w:val="none" w:sz="0" w:space="0" w:color="auto"/>
        <w:bottom w:val="none" w:sz="0" w:space="0" w:color="auto"/>
        <w:right w:val="none" w:sz="0" w:space="0" w:color="auto"/>
      </w:divBdr>
    </w:div>
    <w:div w:id="1192454786">
      <w:marLeft w:val="0"/>
      <w:marRight w:val="0"/>
      <w:marTop w:val="0"/>
      <w:marBottom w:val="0"/>
      <w:divBdr>
        <w:top w:val="none" w:sz="0" w:space="0" w:color="auto"/>
        <w:left w:val="none" w:sz="0" w:space="0" w:color="auto"/>
        <w:bottom w:val="none" w:sz="0" w:space="0" w:color="auto"/>
        <w:right w:val="none" w:sz="0" w:space="0" w:color="auto"/>
      </w:divBdr>
    </w:div>
    <w:div w:id="1195188135">
      <w:bodyDiv w:val="1"/>
      <w:marLeft w:val="0"/>
      <w:marRight w:val="0"/>
      <w:marTop w:val="0"/>
      <w:marBottom w:val="0"/>
      <w:divBdr>
        <w:top w:val="none" w:sz="0" w:space="0" w:color="auto"/>
        <w:left w:val="none" w:sz="0" w:space="0" w:color="auto"/>
        <w:bottom w:val="none" w:sz="0" w:space="0" w:color="auto"/>
        <w:right w:val="none" w:sz="0" w:space="0" w:color="auto"/>
      </w:divBdr>
      <w:divsChild>
        <w:div w:id="283578698">
          <w:marLeft w:val="0"/>
          <w:marRight w:val="0"/>
          <w:marTop w:val="0"/>
          <w:marBottom w:val="0"/>
          <w:divBdr>
            <w:top w:val="none" w:sz="0" w:space="0" w:color="auto"/>
            <w:left w:val="none" w:sz="0" w:space="0" w:color="auto"/>
            <w:bottom w:val="none" w:sz="0" w:space="0" w:color="auto"/>
            <w:right w:val="none" w:sz="0" w:space="0" w:color="auto"/>
          </w:divBdr>
        </w:div>
      </w:divsChild>
    </w:div>
    <w:div w:id="1202480225">
      <w:bodyDiv w:val="1"/>
      <w:marLeft w:val="0"/>
      <w:marRight w:val="0"/>
      <w:marTop w:val="0"/>
      <w:marBottom w:val="0"/>
      <w:divBdr>
        <w:top w:val="none" w:sz="0" w:space="0" w:color="auto"/>
        <w:left w:val="none" w:sz="0" w:space="0" w:color="auto"/>
        <w:bottom w:val="none" w:sz="0" w:space="0" w:color="auto"/>
        <w:right w:val="none" w:sz="0" w:space="0" w:color="auto"/>
      </w:divBdr>
    </w:div>
    <w:div w:id="1216046622">
      <w:marLeft w:val="0"/>
      <w:marRight w:val="0"/>
      <w:marTop w:val="0"/>
      <w:marBottom w:val="0"/>
      <w:divBdr>
        <w:top w:val="none" w:sz="0" w:space="0" w:color="auto"/>
        <w:left w:val="none" w:sz="0" w:space="0" w:color="auto"/>
        <w:bottom w:val="none" w:sz="0" w:space="0" w:color="auto"/>
        <w:right w:val="none" w:sz="0" w:space="0" w:color="auto"/>
      </w:divBdr>
    </w:div>
    <w:div w:id="1218276561">
      <w:bodyDiv w:val="1"/>
      <w:marLeft w:val="0"/>
      <w:marRight w:val="0"/>
      <w:marTop w:val="0"/>
      <w:marBottom w:val="0"/>
      <w:divBdr>
        <w:top w:val="none" w:sz="0" w:space="0" w:color="auto"/>
        <w:left w:val="none" w:sz="0" w:space="0" w:color="auto"/>
        <w:bottom w:val="none" w:sz="0" w:space="0" w:color="auto"/>
        <w:right w:val="none" w:sz="0" w:space="0" w:color="auto"/>
      </w:divBdr>
      <w:divsChild>
        <w:div w:id="879442369">
          <w:marLeft w:val="0"/>
          <w:marRight w:val="0"/>
          <w:marTop w:val="0"/>
          <w:marBottom w:val="0"/>
          <w:divBdr>
            <w:top w:val="none" w:sz="0" w:space="0" w:color="auto"/>
            <w:left w:val="none" w:sz="0" w:space="0" w:color="auto"/>
            <w:bottom w:val="none" w:sz="0" w:space="0" w:color="auto"/>
            <w:right w:val="none" w:sz="0" w:space="0" w:color="auto"/>
          </w:divBdr>
        </w:div>
        <w:div w:id="1754162585">
          <w:marLeft w:val="0"/>
          <w:marRight w:val="0"/>
          <w:marTop w:val="0"/>
          <w:marBottom w:val="0"/>
          <w:divBdr>
            <w:top w:val="none" w:sz="0" w:space="0" w:color="auto"/>
            <w:left w:val="none" w:sz="0" w:space="0" w:color="auto"/>
            <w:bottom w:val="none" w:sz="0" w:space="0" w:color="auto"/>
            <w:right w:val="none" w:sz="0" w:space="0" w:color="auto"/>
          </w:divBdr>
        </w:div>
      </w:divsChild>
    </w:div>
    <w:div w:id="1218467676">
      <w:marLeft w:val="0"/>
      <w:marRight w:val="0"/>
      <w:marTop w:val="0"/>
      <w:marBottom w:val="0"/>
      <w:divBdr>
        <w:top w:val="none" w:sz="0" w:space="0" w:color="auto"/>
        <w:left w:val="none" w:sz="0" w:space="0" w:color="auto"/>
        <w:bottom w:val="none" w:sz="0" w:space="0" w:color="auto"/>
        <w:right w:val="none" w:sz="0" w:space="0" w:color="auto"/>
      </w:divBdr>
    </w:div>
    <w:div w:id="1233538062">
      <w:marLeft w:val="0"/>
      <w:marRight w:val="0"/>
      <w:marTop w:val="0"/>
      <w:marBottom w:val="0"/>
      <w:divBdr>
        <w:top w:val="none" w:sz="0" w:space="0" w:color="auto"/>
        <w:left w:val="none" w:sz="0" w:space="0" w:color="auto"/>
        <w:bottom w:val="none" w:sz="0" w:space="0" w:color="auto"/>
        <w:right w:val="none" w:sz="0" w:space="0" w:color="auto"/>
      </w:divBdr>
    </w:div>
    <w:div w:id="1233545524">
      <w:marLeft w:val="0"/>
      <w:marRight w:val="0"/>
      <w:marTop w:val="0"/>
      <w:marBottom w:val="0"/>
      <w:divBdr>
        <w:top w:val="none" w:sz="0" w:space="0" w:color="auto"/>
        <w:left w:val="none" w:sz="0" w:space="0" w:color="auto"/>
        <w:bottom w:val="none" w:sz="0" w:space="0" w:color="auto"/>
        <w:right w:val="none" w:sz="0" w:space="0" w:color="auto"/>
      </w:divBdr>
    </w:div>
    <w:div w:id="1235507015">
      <w:bodyDiv w:val="1"/>
      <w:marLeft w:val="0"/>
      <w:marRight w:val="0"/>
      <w:marTop w:val="0"/>
      <w:marBottom w:val="0"/>
      <w:divBdr>
        <w:top w:val="none" w:sz="0" w:space="0" w:color="auto"/>
        <w:left w:val="none" w:sz="0" w:space="0" w:color="auto"/>
        <w:bottom w:val="none" w:sz="0" w:space="0" w:color="auto"/>
        <w:right w:val="none" w:sz="0" w:space="0" w:color="auto"/>
      </w:divBdr>
    </w:div>
    <w:div w:id="1242058512">
      <w:marLeft w:val="0"/>
      <w:marRight w:val="0"/>
      <w:marTop w:val="0"/>
      <w:marBottom w:val="0"/>
      <w:divBdr>
        <w:top w:val="none" w:sz="0" w:space="0" w:color="auto"/>
        <w:left w:val="none" w:sz="0" w:space="0" w:color="auto"/>
        <w:bottom w:val="none" w:sz="0" w:space="0" w:color="auto"/>
        <w:right w:val="none" w:sz="0" w:space="0" w:color="auto"/>
      </w:divBdr>
    </w:div>
    <w:div w:id="1242642950">
      <w:marLeft w:val="0"/>
      <w:marRight w:val="0"/>
      <w:marTop w:val="0"/>
      <w:marBottom w:val="0"/>
      <w:divBdr>
        <w:top w:val="none" w:sz="0" w:space="0" w:color="auto"/>
        <w:left w:val="none" w:sz="0" w:space="0" w:color="auto"/>
        <w:bottom w:val="none" w:sz="0" w:space="0" w:color="auto"/>
        <w:right w:val="none" w:sz="0" w:space="0" w:color="auto"/>
      </w:divBdr>
    </w:div>
    <w:div w:id="1245845104">
      <w:bodyDiv w:val="1"/>
      <w:marLeft w:val="0"/>
      <w:marRight w:val="0"/>
      <w:marTop w:val="0"/>
      <w:marBottom w:val="0"/>
      <w:divBdr>
        <w:top w:val="none" w:sz="0" w:space="0" w:color="auto"/>
        <w:left w:val="none" w:sz="0" w:space="0" w:color="auto"/>
        <w:bottom w:val="none" w:sz="0" w:space="0" w:color="auto"/>
        <w:right w:val="none" w:sz="0" w:space="0" w:color="auto"/>
      </w:divBdr>
    </w:div>
    <w:div w:id="1249919489">
      <w:marLeft w:val="0"/>
      <w:marRight w:val="0"/>
      <w:marTop w:val="0"/>
      <w:marBottom w:val="0"/>
      <w:divBdr>
        <w:top w:val="none" w:sz="0" w:space="0" w:color="auto"/>
        <w:left w:val="none" w:sz="0" w:space="0" w:color="auto"/>
        <w:bottom w:val="none" w:sz="0" w:space="0" w:color="auto"/>
        <w:right w:val="none" w:sz="0" w:space="0" w:color="auto"/>
      </w:divBdr>
    </w:div>
    <w:div w:id="1257399865">
      <w:marLeft w:val="0"/>
      <w:marRight w:val="0"/>
      <w:marTop w:val="0"/>
      <w:marBottom w:val="0"/>
      <w:divBdr>
        <w:top w:val="none" w:sz="0" w:space="0" w:color="auto"/>
        <w:left w:val="none" w:sz="0" w:space="0" w:color="auto"/>
        <w:bottom w:val="none" w:sz="0" w:space="0" w:color="auto"/>
        <w:right w:val="none" w:sz="0" w:space="0" w:color="auto"/>
      </w:divBdr>
    </w:div>
    <w:div w:id="1259825501">
      <w:marLeft w:val="0"/>
      <w:marRight w:val="0"/>
      <w:marTop w:val="0"/>
      <w:marBottom w:val="0"/>
      <w:divBdr>
        <w:top w:val="none" w:sz="0" w:space="0" w:color="auto"/>
        <w:left w:val="none" w:sz="0" w:space="0" w:color="auto"/>
        <w:bottom w:val="none" w:sz="0" w:space="0" w:color="auto"/>
        <w:right w:val="none" w:sz="0" w:space="0" w:color="auto"/>
      </w:divBdr>
    </w:div>
    <w:div w:id="1260261605">
      <w:marLeft w:val="0"/>
      <w:marRight w:val="0"/>
      <w:marTop w:val="0"/>
      <w:marBottom w:val="0"/>
      <w:divBdr>
        <w:top w:val="none" w:sz="0" w:space="0" w:color="auto"/>
        <w:left w:val="none" w:sz="0" w:space="0" w:color="auto"/>
        <w:bottom w:val="none" w:sz="0" w:space="0" w:color="auto"/>
        <w:right w:val="none" w:sz="0" w:space="0" w:color="auto"/>
      </w:divBdr>
    </w:div>
    <w:div w:id="1288076267">
      <w:marLeft w:val="0"/>
      <w:marRight w:val="0"/>
      <w:marTop w:val="0"/>
      <w:marBottom w:val="0"/>
      <w:divBdr>
        <w:top w:val="none" w:sz="0" w:space="0" w:color="auto"/>
        <w:left w:val="none" w:sz="0" w:space="0" w:color="auto"/>
        <w:bottom w:val="none" w:sz="0" w:space="0" w:color="auto"/>
        <w:right w:val="none" w:sz="0" w:space="0" w:color="auto"/>
      </w:divBdr>
    </w:div>
    <w:div w:id="1304504176">
      <w:marLeft w:val="0"/>
      <w:marRight w:val="0"/>
      <w:marTop w:val="0"/>
      <w:marBottom w:val="0"/>
      <w:divBdr>
        <w:top w:val="none" w:sz="0" w:space="0" w:color="auto"/>
        <w:left w:val="none" w:sz="0" w:space="0" w:color="auto"/>
        <w:bottom w:val="none" w:sz="0" w:space="0" w:color="auto"/>
        <w:right w:val="none" w:sz="0" w:space="0" w:color="auto"/>
      </w:divBdr>
    </w:div>
    <w:div w:id="1332831341">
      <w:marLeft w:val="0"/>
      <w:marRight w:val="0"/>
      <w:marTop w:val="0"/>
      <w:marBottom w:val="0"/>
      <w:divBdr>
        <w:top w:val="none" w:sz="0" w:space="0" w:color="auto"/>
        <w:left w:val="none" w:sz="0" w:space="0" w:color="auto"/>
        <w:bottom w:val="none" w:sz="0" w:space="0" w:color="auto"/>
        <w:right w:val="none" w:sz="0" w:space="0" w:color="auto"/>
      </w:divBdr>
    </w:div>
    <w:div w:id="1387215782">
      <w:marLeft w:val="0"/>
      <w:marRight w:val="0"/>
      <w:marTop w:val="0"/>
      <w:marBottom w:val="0"/>
      <w:divBdr>
        <w:top w:val="none" w:sz="0" w:space="0" w:color="auto"/>
        <w:left w:val="none" w:sz="0" w:space="0" w:color="auto"/>
        <w:bottom w:val="none" w:sz="0" w:space="0" w:color="auto"/>
        <w:right w:val="none" w:sz="0" w:space="0" w:color="auto"/>
      </w:divBdr>
    </w:div>
    <w:div w:id="1387559601">
      <w:marLeft w:val="0"/>
      <w:marRight w:val="0"/>
      <w:marTop w:val="0"/>
      <w:marBottom w:val="0"/>
      <w:divBdr>
        <w:top w:val="none" w:sz="0" w:space="0" w:color="auto"/>
        <w:left w:val="none" w:sz="0" w:space="0" w:color="auto"/>
        <w:bottom w:val="none" w:sz="0" w:space="0" w:color="auto"/>
        <w:right w:val="none" w:sz="0" w:space="0" w:color="auto"/>
      </w:divBdr>
    </w:div>
    <w:div w:id="1412464013">
      <w:marLeft w:val="0"/>
      <w:marRight w:val="0"/>
      <w:marTop w:val="0"/>
      <w:marBottom w:val="0"/>
      <w:divBdr>
        <w:top w:val="none" w:sz="0" w:space="0" w:color="auto"/>
        <w:left w:val="none" w:sz="0" w:space="0" w:color="auto"/>
        <w:bottom w:val="none" w:sz="0" w:space="0" w:color="auto"/>
        <w:right w:val="none" w:sz="0" w:space="0" w:color="auto"/>
      </w:divBdr>
    </w:div>
    <w:div w:id="1446652904">
      <w:marLeft w:val="0"/>
      <w:marRight w:val="0"/>
      <w:marTop w:val="0"/>
      <w:marBottom w:val="0"/>
      <w:divBdr>
        <w:top w:val="none" w:sz="0" w:space="0" w:color="auto"/>
        <w:left w:val="none" w:sz="0" w:space="0" w:color="auto"/>
        <w:bottom w:val="none" w:sz="0" w:space="0" w:color="auto"/>
        <w:right w:val="none" w:sz="0" w:space="0" w:color="auto"/>
      </w:divBdr>
    </w:div>
    <w:div w:id="1452094399">
      <w:marLeft w:val="0"/>
      <w:marRight w:val="0"/>
      <w:marTop w:val="0"/>
      <w:marBottom w:val="0"/>
      <w:divBdr>
        <w:top w:val="none" w:sz="0" w:space="0" w:color="auto"/>
        <w:left w:val="none" w:sz="0" w:space="0" w:color="auto"/>
        <w:bottom w:val="none" w:sz="0" w:space="0" w:color="auto"/>
        <w:right w:val="none" w:sz="0" w:space="0" w:color="auto"/>
      </w:divBdr>
    </w:div>
    <w:div w:id="1497922001">
      <w:marLeft w:val="0"/>
      <w:marRight w:val="0"/>
      <w:marTop w:val="0"/>
      <w:marBottom w:val="0"/>
      <w:divBdr>
        <w:top w:val="none" w:sz="0" w:space="0" w:color="auto"/>
        <w:left w:val="none" w:sz="0" w:space="0" w:color="auto"/>
        <w:bottom w:val="none" w:sz="0" w:space="0" w:color="auto"/>
        <w:right w:val="none" w:sz="0" w:space="0" w:color="auto"/>
      </w:divBdr>
    </w:div>
    <w:div w:id="1514875922">
      <w:marLeft w:val="0"/>
      <w:marRight w:val="0"/>
      <w:marTop w:val="0"/>
      <w:marBottom w:val="0"/>
      <w:divBdr>
        <w:top w:val="none" w:sz="0" w:space="0" w:color="auto"/>
        <w:left w:val="none" w:sz="0" w:space="0" w:color="auto"/>
        <w:bottom w:val="none" w:sz="0" w:space="0" w:color="auto"/>
        <w:right w:val="none" w:sz="0" w:space="0" w:color="auto"/>
      </w:divBdr>
    </w:div>
    <w:div w:id="1514876302">
      <w:marLeft w:val="0"/>
      <w:marRight w:val="0"/>
      <w:marTop w:val="0"/>
      <w:marBottom w:val="0"/>
      <w:divBdr>
        <w:top w:val="none" w:sz="0" w:space="0" w:color="auto"/>
        <w:left w:val="none" w:sz="0" w:space="0" w:color="auto"/>
        <w:bottom w:val="none" w:sz="0" w:space="0" w:color="auto"/>
        <w:right w:val="none" w:sz="0" w:space="0" w:color="auto"/>
      </w:divBdr>
    </w:div>
    <w:div w:id="1514950576">
      <w:marLeft w:val="0"/>
      <w:marRight w:val="0"/>
      <w:marTop w:val="0"/>
      <w:marBottom w:val="0"/>
      <w:divBdr>
        <w:top w:val="none" w:sz="0" w:space="0" w:color="auto"/>
        <w:left w:val="none" w:sz="0" w:space="0" w:color="auto"/>
        <w:bottom w:val="none" w:sz="0" w:space="0" w:color="auto"/>
        <w:right w:val="none" w:sz="0" w:space="0" w:color="auto"/>
      </w:divBdr>
    </w:div>
    <w:div w:id="1531450028">
      <w:marLeft w:val="0"/>
      <w:marRight w:val="0"/>
      <w:marTop w:val="0"/>
      <w:marBottom w:val="0"/>
      <w:divBdr>
        <w:top w:val="none" w:sz="0" w:space="0" w:color="auto"/>
        <w:left w:val="none" w:sz="0" w:space="0" w:color="auto"/>
        <w:bottom w:val="none" w:sz="0" w:space="0" w:color="auto"/>
        <w:right w:val="none" w:sz="0" w:space="0" w:color="auto"/>
      </w:divBdr>
    </w:div>
    <w:div w:id="1580021031">
      <w:marLeft w:val="0"/>
      <w:marRight w:val="0"/>
      <w:marTop w:val="0"/>
      <w:marBottom w:val="0"/>
      <w:divBdr>
        <w:top w:val="none" w:sz="0" w:space="0" w:color="auto"/>
        <w:left w:val="none" w:sz="0" w:space="0" w:color="auto"/>
        <w:bottom w:val="none" w:sz="0" w:space="0" w:color="auto"/>
        <w:right w:val="none" w:sz="0" w:space="0" w:color="auto"/>
      </w:divBdr>
    </w:div>
    <w:div w:id="1595742674">
      <w:bodyDiv w:val="1"/>
      <w:marLeft w:val="0"/>
      <w:marRight w:val="0"/>
      <w:marTop w:val="0"/>
      <w:marBottom w:val="0"/>
      <w:divBdr>
        <w:top w:val="none" w:sz="0" w:space="0" w:color="auto"/>
        <w:left w:val="none" w:sz="0" w:space="0" w:color="auto"/>
        <w:bottom w:val="none" w:sz="0" w:space="0" w:color="auto"/>
        <w:right w:val="none" w:sz="0" w:space="0" w:color="auto"/>
      </w:divBdr>
      <w:divsChild>
        <w:div w:id="1349020665">
          <w:marLeft w:val="0"/>
          <w:marRight w:val="0"/>
          <w:marTop w:val="0"/>
          <w:marBottom w:val="0"/>
          <w:divBdr>
            <w:top w:val="none" w:sz="0" w:space="0" w:color="auto"/>
            <w:left w:val="none" w:sz="0" w:space="0" w:color="auto"/>
            <w:bottom w:val="none" w:sz="0" w:space="0" w:color="auto"/>
            <w:right w:val="none" w:sz="0" w:space="0" w:color="auto"/>
          </w:divBdr>
        </w:div>
      </w:divsChild>
    </w:div>
    <w:div w:id="1620068200">
      <w:marLeft w:val="0"/>
      <w:marRight w:val="0"/>
      <w:marTop w:val="0"/>
      <w:marBottom w:val="0"/>
      <w:divBdr>
        <w:top w:val="none" w:sz="0" w:space="0" w:color="auto"/>
        <w:left w:val="none" w:sz="0" w:space="0" w:color="auto"/>
        <w:bottom w:val="none" w:sz="0" w:space="0" w:color="auto"/>
        <w:right w:val="none" w:sz="0" w:space="0" w:color="auto"/>
      </w:divBdr>
    </w:div>
    <w:div w:id="1640183597">
      <w:bodyDiv w:val="1"/>
      <w:marLeft w:val="0"/>
      <w:marRight w:val="0"/>
      <w:marTop w:val="0"/>
      <w:marBottom w:val="0"/>
      <w:divBdr>
        <w:top w:val="none" w:sz="0" w:space="0" w:color="auto"/>
        <w:left w:val="none" w:sz="0" w:space="0" w:color="auto"/>
        <w:bottom w:val="none" w:sz="0" w:space="0" w:color="auto"/>
        <w:right w:val="none" w:sz="0" w:space="0" w:color="auto"/>
      </w:divBdr>
    </w:div>
    <w:div w:id="1666125221">
      <w:bodyDiv w:val="1"/>
      <w:marLeft w:val="0"/>
      <w:marRight w:val="0"/>
      <w:marTop w:val="0"/>
      <w:marBottom w:val="0"/>
      <w:divBdr>
        <w:top w:val="none" w:sz="0" w:space="0" w:color="auto"/>
        <w:left w:val="none" w:sz="0" w:space="0" w:color="auto"/>
        <w:bottom w:val="none" w:sz="0" w:space="0" w:color="auto"/>
        <w:right w:val="none" w:sz="0" w:space="0" w:color="auto"/>
      </w:divBdr>
    </w:div>
    <w:div w:id="1676883225">
      <w:marLeft w:val="0"/>
      <w:marRight w:val="0"/>
      <w:marTop w:val="0"/>
      <w:marBottom w:val="0"/>
      <w:divBdr>
        <w:top w:val="none" w:sz="0" w:space="0" w:color="auto"/>
        <w:left w:val="none" w:sz="0" w:space="0" w:color="auto"/>
        <w:bottom w:val="none" w:sz="0" w:space="0" w:color="auto"/>
        <w:right w:val="none" w:sz="0" w:space="0" w:color="auto"/>
      </w:divBdr>
      <w:divsChild>
        <w:div w:id="937521292">
          <w:marLeft w:val="0"/>
          <w:marRight w:val="0"/>
          <w:marTop w:val="0"/>
          <w:marBottom w:val="0"/>
          <w:divBdr>
            <w:top w:val="none" w:sz="0" w:space="0" w:color="auto"/>
            <w:left w:val="none" w:sz="0" w:space="0" w:color="auto"/>
            <w:bottom w:val="none" w:sz="0" w:space="0" w:color="auto"/>
            <w:right w:val="none" w:sz="0" w:space="0" w:color="auto"/>
          </w:divBdr>
        </w:div>
      </w:divsChild>
    </w:div>
    <w:div w:id="1697386147">
      <w:marLeft w:val="0"/>
      <w:marRight w:val="0"/>
      <w:marTop w:val="0"/>
      <w:marBottom w:val="0"/>
      <w:divBdr>
        <w:top w:val="none" w:sz="0" w:space="0" w:color="auto"/>
        <w:left w:val="none" w:sz="0" w:space="0" w:color="auto"/>
        <w:bottom w:val="none" w:sz="0" w:space="0" w:color="auto"/>
        <w:right w:val="none" w:sz="0" w:space="0" w:color="auto"/>
      </w:divBdr>
    </w:div>
    <w:div w:id="1698966574">
      <w:marLeft w:val="0"/>
      <w:marRight w:val="0"/>
      <w:marTop w:val="0"/>
      <w:marBottom w:val="0"/>
      <w:divBdr>
        <w:top w:val="none" w:sz="0" w:space="0" w:color="auto"/>
        <w:left w:val="none" w:sz="0" w:space="0" w:color="auto"/>
        <w:bottom w:val="none" w:sz="0" w:space="0" w:color="auto"/>
        <w:right w:val="none" w:sz="0" w:space="0" w:color="auto"/>
      </w:divBdr>
    </w:div>
    <w:div w:id="1707018772">
      <w:bodyDiv w:val="1"/>
      <w:marLeft w:val="0"/>
      <w:marRight w:val="0"/>
      <w:marTop w:val="0"/>
      <w:marBottom w:val="0"/>
      <w:divBdr>
        <w:top w:val="none" w:sz="0" w:space="0" w:color="auto"/>
        <w:left w:val="none" w:sz="0" w:space="0" w:color="auto"/>
        <w:bottom w:val="none" w:sz="0" w:space="0" w:color="auto"/>
        <w:right w:val="none" w:sz="0" w:space="0" w:color="auto"/>
      </w:divBdr>
    </w:div>
    <w:div w:id="1707677172">
      <w:marLeft w:val="0"/>
      <w:marRight w:val="0"/>
      <w:marTop w:val="0"/>
      <w:marBottom w:val="0"/>
      <w:divBdr>
        <w:top w:val="none" w:sz="0" w:space="0" w:color="auto"/>
        <w:left w:val="none" w:sz="0" w:space="0" w:color="auto"/>
        <w:bottom w:val="none" w:sz="0" w:space="0" w:color="auto"/>
        <w:right w:val="none" w:sz="0" w:space="0" w:color="auto"/>
      </w:divBdr>
    </w:div>
    <w:div w:id="1709379114">
      <w:bodyDiv w:val="1"/>
      <w:marLeft w:val="0"/>
      <w:marRight w:val="0"/>
      <w:marTop w:val="0"/>
      <w:marBottom w:val="0"/>
      <w:divBdr>
        <w:top w:val="none" w:sz="0" w:space="0" w:color="auto"/>
        <w:left w:val="none" w:sz="0" w:space="0" w:color="auto"/>
        <w:bottom w:val="none" w:sz="0" w:space="0" w:color="auto"/>
        <w:right w:val="none" w:sz="0" w:space="0" w:color="auto"/>
      </w:divBdr>
    </w:div>
    <w:div w:id="1744334888">
      <w:bodyDiv w:val="1"/>
      <w:marLeft w:val="0"/>
      <w:marRight w:val="0"/>
      <w:marTop w:val="0"/>
      <w:marBottom w:val="0"/>
      <w:divBdr>
        <w:top w:val="none" w:sz="0" w:space="0" w:color="auto"/>
        <w:left w:val="none" w:sz="0" w:space="0" w:color="auto"/>
        <w:bottom w:val="none" w:sz="0" w:space="0" w:color="auto"/>
        <w:right w:val="none" w:sz="0" w:space="0" w:color="auto"/>
      </w:divBdr>
      <w:divsChild>
        <w:div w:id="217056703">
          <w:marLeft w:val="0"/>
          <w:marRight w:val="0"/>
          <w:marTop w:val="0"/>
          <w:marBottom w:val="0"/>
          <w:divBdr>
            <w:top w:val="none" w:sz="0" w:space="0" w:color="auto"/>
            <w:left w:val="none" w:sz="0" w:space="0" w:color="auto"/>
            <w:bottom w:val="none" w:sz="0" w:space="0" w:color="auto"/>
            <w:right w:val="none" w:sz="0" w:space="0" w:color="auto"/>
          </w:divBdr>
        </w:div>
      </w:divsChild>
    </w:div>
    <w:div w:id="1784642811">
      <w:marLeft w:val="0"/>
      <w:marRight w:val="0"/>
      <w:marTop w:val="0"/>
      <w:marBottom w:val="0"/>
      <w:divBdr>
        <w:top w:val="none" w:sz="0" w:space="0" w:color="auto"/>
        <w:left w:val="none" w:sz="0" w:space="0" w:color="auto"/>
        <w:bottom w:val="none" w:sz="0" w:space="0" w:color="auto"/>
        <w:right w:val="none" w:sz="0" w:space="0" w:color="auto"/>
      </w:divBdr>
    </w:div>
    <w:div w:id="1793161491">
      <w:bodyDiv w:val="1"/>
      <w:marLeft w:val="0"/>
      <w:marRight w:val="0"/>
      <w:marTop w:val="0"/>
      <w:marBottom w:val="0"/>
      <w:divBdr>
        <w:top w:val="none" w:sz="0" w:space="0" w:color="auto"/>
        <w:left w:val="none" w:sz="0" w:space="0" w:color="auto"/>
        <w:bottom w:val="none" w:sz="0" w:space="0" w:color="auto"/>
        <w:right w:val="none" w:sz="0" w:space="0" w:color="auto"/>
      </w:divBdr>
      <w:divsChild>
        <w:div w:id="324434862">
          <w:marLeft w:val="0"/>
          <w:marRight w:val="0"/>
          <w:marTop w:val="0"/>
          <w:marBottom w:val="0"/>
          <w:divBdr>
            <w:top w:val="none" w:sz="0" w:space="0" w:color="auto"/>
            <w:left w:val="none" w:sz="0" w:space="0" w:color="auto"/>
            <w:bottom w:val="none" w:sz="0" w:space="0" w:color="auto"/>
            <w:right w:val="none" w:sz="0" w:space="0" w:color="auto"/>
          </w:divBdr>
        </w:div>
      </w:divsChild>
    </w:div>
    <w:div w:id="1798722613">
      <w:bodyDiv w:val="1"/>
      <w:marLeft w:val="0"/>
      <w:marRight w:val="0"/>
      <w:marTop w:val="0"/>
      <w:marBottom w:val="0"/>
      <w:divBdr>
        <w:top w:val="none" w:sz="0" w:space="0" w:color="auto"/>
        <w:left w:val="none" w:sz="0" w:space="0" w:color="auto"/>
        <w:bottom w:val="none" w:sz="0" w:space="0" w:color="auto"/>
        <w:right w:val="none" w:sz="0" w:space="0" w:color="auto"/>
      </w:divBdr>
    </w:div>
    <w:div w:id="1817840116">
      <w:bodyDiv w:val="1"/>
      <w:marLeft w:val="0"/>
      <w:marRight w:val="0"/>
      <w:marTop w:val="0"/>
      <w:marBottom w:val="0"/>
      <w:divBdr>
        <w:top w:val="none" w:sz="0" w:space="0" w:color="auto"/>
        <w:left w:val="none" w:sz="0" w:space="0" w:color="auto"/>
        <w:bottom w:val="none" w:sz="0" w:space="0" w:color="auto"/>
        <w:right w:val="none" w:sz="0" w:space="0" w:color="auto"/>
      </w:divBdr>
    </w:div>
    <w:div w:id="1822962298">
      <w:marLeft w:val="0"/>
      <w:marRight w:val="0"/>
      <w:marTop w:val="0"/>
      <w:marBottom w:val="0"/>
      <w:divBdr>
        <w:top w:val="none" w:sz="0" w:space="0" w:color="auto"/>
        <w:left w:val="none" w:sz="0" w:space="0" w:color="auto"/>
        <w:bottom w:val="none" w:sz="0" w:space="0" w:color="auto"/>
        <w:right w:val="none" w:sz="0" w:space="0" w:color="auto"/>
      </w:divBdr>
    </w:div>
    <w:div w:id="1831868409">
      <w:bodyDiv w:val="1"/>
      <w:marLeft w:val="0"/>
      <w:marRight w:val="0"/>
      <w:marTop w:val="0"/>
      <w:marBottom w:val="0"/>
      <w:divBdr>
        <w:top w:val="none" w:sz="0" w:space="0" w:color="auto"/>
        <w:left w:val="none" w:sz="0" w:space="0" w:color="auto"/>
        <w:bottom w:val="none" w:sz="0" w:space="0" w:color="auto"/>
        <w:right w:val="none" w:sz="0" w:space="0" w:color="auto"/>
      </w:divBdr>
    </w:div>
    <w:div w:id="1844007001">
      <w:marLeft w:val="0"/>
      <w:marRight w:val="0"/>
      <w:marTop w:val="0"/>
      <w:marBottom w:val="0"/>
      <w:divBdr>
        <w:top w:val="none" w:sz="0" w:space="0" w:color="auto"/>
        <w:left w:val="none" w:sz="0" w:space="0" w:color="auto"/>
        <w:bottom w:val="none" w:sz="0" w:space="0" w:color="auto"/>
        <w:right w:val="none" w:sz="0" w:space="0" w:color="auto"/>
      </w:divBdr>
    </w:div>
    <w:div w:id="1864054732">
      <w:marLeft w:val="0"/>
      <w:marRight w:val="0"/>
      <w:marTop w:val="0"/>
      <w:marBottom w:val="0"/>
      <w:divBdr>
        <w:top w:val="none" w:sz="0" w:space="0" w:color="auto"/>
        <w:left w:val="none" w:sz="0" w:space="0" w:color="auto"/>
        <w:bottom w:val="none" w:sz="0" w:space="0" w:color="auto"/>
        <w:right w:val="none" w:sz="0" w:space="0" w:color="auto"/>
      </w:divBdr>
    </w:div>
    <w:div w:id="1902134062">
      <w:bodyDiv w:val="1"/>
      <w:marLeft w:val="0"/>
      <w:marRight w:val="0"/>
      <w:marTop w:val="0"/>
      <w:marBottom w:val="0"/>
      <w:divBdr>
        <w:top w:val="none" w:sz="0" w:space="0" w:color="auto"/>
        <w:left w:val="none" w:sz="0" w:space="0" w:color="auto"/>
        <w:bottom w:val="none" w:sz="0" w:space="0" w:color="auto"/>
        <w:right w:val="none" w:sz="0" w:space="0" w:color="auto"/>
      </w:divBdr>
      <w:divsChild>
        <w:div w:id="48461624">
          <w:marLeft w:val="0"/>
          <w:marRight w:val="0"/>
          <w:marTop w:val="0"/>
          <w:marBottom w:val="0"/>
          <w:divBdr>
            <w:top w:val="none" w:sz="0" w:space="0" w:color="auto"/>
            <w:left w:val="none" w:sz="0" w:space="0" w:color="auto"/>
            <w:bottom w:val="none" w:sz="0" w:space="0" w:color="auto"/>
            <w:right w:val="none" w:sz="0" w:space="0" w:color="auto"/>
          </w:divBdr>
          <w:divsChild>
            <w:div w:id="1032144531">
              <w:marLeft w:val="0"/>
              <w:marRight w:val="0"/>
              <w:marTop w:val="0"/>
              <w:marBottom w:val="0"/>
              <w:divBdr>
                <w:top w:val="none" w:sz="0" w:space="0" w:color="auto"/>
                <w:left w:val="none" w:sz="0" w:space="0" w:color="auto"/>
                <w:bottom w:val="none" w:sz="0" w:space="0" w:color="auto"/>
                <w:right w:val="none" w:sz="0" w:space="0" w:color="auto"/>
              </w:divBdr>
              <w:divsChild>
                <w:div w:id="402146674">
                  <w:marLeft w:val="0"/>
                  <w:marRight w:val="0"/>
                  <w:marTop w:val="0"/>
                  <w:marBottom w:val="0"/>
                  <w:divBdr>
                    <w:top w:val="none" w:sz="0" w:space="0" w:color="auto"/>
                    <w:left w:val="none" w:sz="0" w:space="0" w:color="auto"/>
                    <w:bottom w:val="none" w:sz="0" w:space="0" w:color="auto"/>
                    <w:right w:val="none" w:sz="0" w:space="0" w:color="auto"/>
                  </w:divBdr>
                  <w:divsChild>
                    <w:div w:id="2754604">
                      <w:marLeft w:val="0"/>
                      <w:marRight w:val="0"/>
                      <w:marTop w:val="0"/>
                      <w:marBottom w:val="0"/>
                      <w:divBdr>
                        <w:top w:val="none" w:sz="0" w:space="0" w:color="auto"/>
                        <w:left w:val="none" w:sz="0" w:space="0" w:color="auto"/>
                        <w:bottom w:val="none" w:sz="0" w:space="0" w:color="auto"/>
                        <w:right w:val="none" w:sz="0" w:space="0" w:color="auto"/>
                      </w:divBdr>
                      <w:divsChild>
                        <w:div w:id="1597713368">
                          <w:marLeft w:val="0"/>
                          <w:marRight w:val="0"/>
                          <w:marTop w:val="0"/>
                          <w:marBottom w:val="0"/>
                          <w:divBdr>
                            <w:top w:val="none" w:sz="0" w:space="0" w:color="auto"/>
                            <w:left w:val="none" w:sz="0" w:space="0" w:color="auto"/>
                            <w:bottom w:val="none" w:sz="0" w:space="0" w:color="auto"/>
                            <w:right w:val="none" w:sz="0" w:space="0" w:color="auto"/>
                          </w:divBdr>
                          <w:divsChild>
                            <w:div w:id="1308048003">
                              <w:marLeft w:val="0"/>
                              <w:marRight w:val="300"/>
                              <w:marTop w:val="180"/>
                              <w:marBottom w:val="0"/>
                              <w:divBdr>
                                <w:top w:val="none" w:sz="0" w:space="0" w:color="auto"/>
                                <w:left w:val="none" w:sz="0" w:space="0" w:color="auto"/>
                                <w:bottom w:val="none" w:sz="0" w:space="0" w:color="auto"/>
                                <w:right w:val="none" w:sz="0" w:space="0" w:color="auto"/>
                              </w:divBdr>
                              <w:divsChild>
                                <w:div w:id="19540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2097530">
          <w:marLeft w:val="0"/>
          <w:marRight w:val="0"/>
          <w:marTop w:val="0"/>
          <w:marBottom w:val="0"/>
          <w:divBdr>
            <w:top w:val="none" w:sz="0" w:space="0" w:color="auto"/>
            <w:left w:val="none" w:sz="0" w:space="0" w:color="auto"/>
            <w:bottom w:val="none" w:sz="0" w:space="0" w:color="auto"/>
            <w:right w:val="none" w:sz="0" w:space="0" w:color="auto"/>
          </w:divBdr>
          <w:divsChild>
            <w:div w:id="1026563276">
              <w:marLeft w:val="0"/>
              <w:marRight w:val="0"/>
              <w:marTop w:val="0"/>
              <w:marBottom w:val="0"/>
              <w:divBdr>
                <w:top w:val="none" w:sz="0" w:space="0" w:color="auto"/>
                <w:left w:val="none" w:sz="0" w:space="0" w:color="auto"/>
                <w:bottom w:val="none" w:sz="0" w:space="0" w:color="auto"/>
                <w:right w:val="none" w:sz="0" w:space="0" w:color="auto"/>
              </w:divBdr>
              <w:divsChild>
                <w:div w:id="471598646">
                  <w:marLeft w:val="0"/>
                  <w:marRight w:val="0"/>
                  <w:marTop w:val="0"/>
                  <w:marBottom w:val="0"/>
                  <w:divBdr>
                    <w:top w:val="none" w:sz="0" w:space="0" w:color="auto"/>
                    <w:left w:val="none" w:sz="0" w:space="0" w:color="auto"/>
                    <w:bottom w:val="none" w:sz="0" w:space="0" w:color="auto"/>
                    <w:right w:val="none" w:sz="0" w:space="0" w:color="auto"/>
                  </w:divBdr>
                  <w:divsChild>
                    <w:div w:id="253322154">
                      <w:marLeft w:val="0"/>
                      <w:marRight w:val="0"/>
                      <w:marTop w:val="0"/>
                      <w:marBottom w:val="0"/>
                      <w:divBdr>
                        <w:top w:val="none" w:sz="0" w:space="0" w:color="auto"/>
                        <w:left w:val="none" w:sz="0" w:space="0" w:color="auto"/>
                        <w:bottom w:val="none" w:sz="0" w:space="0" w:color="auto"/>
                        <w:right w:val="none" w:sz="0" w:space="0" w:color="auto"/>
                      </w:divBdr>
                      <w:divsChild>
                        <w:div w:id="15641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088934">
      <w:bodyDiv w:val="1"/>
      <w:marLeft w:val="0"/>
      <w:marRight w:val="0"/>
      <w:marTop w:val="0"/>
      <w:marBottom w:val="0"/>
      <w:divBdr>
        <w:top w:val="none" w:sz="0" w:space="0" w:color="auto"/>
        <w:left w:val="none" w:sz="0" w:space="0" w:color="auto"/>
        <w:bottom w:val="none" w:sz="0" w:space="0" w:color="auto"/>
        <w:right w:val="none" w:sz="0" w:space="0" w:color="auto"/>
      </w:divBdr>
    </w:div>
    <w:div w:id="1997145974">
      <w:marLeft w:val="0"/>
      <w:marRight w:val="0"/>
      <w:marTop w:val="0"/>
      <w:marBottom w:val="0"/>
      <w:divBdr>
        <w:top w:val="none" w:sz="0" w:space="0" w:color="auto"/>
        <w:left w:val="none" w:sz="0" w:space="0" w:color="auto"/>
        <w:bottom w:val="none" w:sz="0" w:space="0" w:color="auto"/>
        <w:right w:val="none" w:sz="0" w:space="0" w:color="auto"/>
      </w:divBdr>
    </w:div>
    <w:div w:id="1997805358">
      <w:marLeft w:val="0"/>
      <w:marRight w:val="0"/>
      <w:marTop w:val="0"/>
      <w:marBottom w:val="0"/>
      <w:divBdr>
        <w:top w:val="none" w:sz="0" w:space="0" w:color="auto"/>
        <w:left w:val="none" w:sz="0" w:space="0" w:color="auto"/>
        <w:bottom w:val="none" w:sz="0" w:space="0" w:color="auto"/>
        <w:right w:val="none" w:sz="0" w:space="0" w:color="auto"/>
      </w:divBdr>
    </w:div>
    <w:div w:id="2002535280">
      <w:marLeft w:val="0"/>
      <w:marRight w:val="0"/>
      <w:marTop w:val="0"/>
      <w:marBottom w:val="0"/>
      <w:divBdr>
        <w:top w:val="none" w:sz="0" w:space="0" w:color="auto"/>
        <w:left w:val="none" w:sz="0" w:space="0" w:color="auto"/>
        <w:bottom w:val="none" w:sz="0" w:space="0" w:color="auto"/>
        <w:right w:val="none" w:sz="0" w:space="0" w:color="auto"/>
      </w:divBdr>
    </w:div>
    <w:div w:id="2010910922">
      <w:marLeft w:val="0"/>
      <w:marRight w:val="0"/>
      <w:marTop w:val="0"/>
      <w:marBottom w:val="0"/>
      <w:divBdr>
        <w:top w:val="none" w:sz="0" w:space="0" w:color="auto"/>
        <w:left w:val="none" w:sz="0" w:space="0" w:color="auto"/>
        <w:bottom w:val="none" w:sz="0" w:space="0" w:color="auto"/>
        <w:right w:val="none" w:sz="0" w:space="0" w:color="auto"/>
      </w:divBdr>
    </w:div>
    <w:div w:id="2032948043">
      <w:marLeft w:val="0"/>
      <w:marRight w:val="0"/>
      <w:marTop w:val="0"/>
      <w:marBottom w:val="0"/>
      <w:divBdr>
        <w:top w:val="none" w:sz="0" w:space="0" w:color="auto"/>
        <w:left w:val="none" w:sz="0" w:space="0" w:color="auto"/>
        <w:bottom w:val="none" w:sz="0" w:space="0" w:color="auto"/>
        <w:right w:val="none" w:sz="0" w:space="0" w:color="auto"/>
      </w:divBdr>
    </w:div>
    <w:div w:id="2037852477">
      <w:marLeft w:val="0"/>
      <w:marRight w:val="0"/>
      <w:marTop w:val="0"/>
      <w:marBottom w:val="0"/>
      <w:divBdr>
        <w:top w:val="none" w:sz="0" w:space="0" w:color="auto"/>
        <w:left w:val="none" w:sz="0" w:space="0" w:color="auto"/>
        <w:bottom w:val="none" w:sz="0" w:space="0" w:color="auto"/>
        <w:right w:val="none" w:sz="0" w:space="0" w:color="auto"/>
      </w:divBdr>
    </w:div>
    <w:div w:id="2047220656">
      <w:marLeft w:val="0"/>
      <w:marRight w:val="0"/>
      <w:marTop w:val="0"/>
      <w:marBottom w:val="0"/>
      <w:divBdr>
        <w:top w:val="none" w:sz="0" w:space="0" w:color="auto"/>
        <w:left w:val="none" w:sz="0" w:space="0" w:color="auto"/>
        <w:bottom w:val="none" w:sz="0" w:space="0" w:color="auto"/>
        <w:right w:val="none" w:sz="0" w:space="0" w:color="auto"/>
      </w:divBdr>
    </w:div>
    <w:div w:id="2053264001">
      <w:marLeft w:val="0"/>
      <w:marRight w:val="0"/>
      <w:marTop w:val="0"/>
      <w:marBottom w:val="0"/>
      <w:divBdr>
        <w:top w:val="none" w:sz="0" w:space="0" w:color="auto"/>
        <w:left w:val="none" w:sz="0" w:space="0" w:color="auto"/>
        <w:bottom w:val="none" w:sz="0" w:space="0" w:color="auto"/>
        <w:right w:val="none" w:sz="0" w:space="0" w:color="auto"/>
      </w:divBdr>
    </w:div>
    <w:div w:id="2053729129">
      <w:bodyDiv w:val="1"/>
      <w:marLeft w:val="0"/>
      <w:marRight w:val="0"/>
      <w:marTop w:val="0"/>
      <w:marBottom w:val="0"/>
      <w:divBdr>
        <w:top w:val="none" w:sz="0" w:space="0" w:color="auto"/>
        <w:left w:val="none" w:sz="0" w:space="0" w:color="auto"/>
        <w:bottom w:val="none" w:sz="0" w:space="0" w:color="auto"/>
        <w:right w:val="none" w:sz="0" w:space="0" w:color="auto"/>
      </w:divBdr>
      <w:divsChild>
        <w:div w:id="1776900105">
          <w:marLeft w:val="0"/>
          <w:marRight w:val="0"/>
          <w:marTop w:val="0"/>
          <w:marBottom w:val="0"/>
          <w:divBdr>
            <w:top w:val="none" w:sz="0" w:space="0" w:color="auto"/>
            <w:left w:val="none" w:sz="0" w:space="0" w:color="auto"/>
            <w:bottom w:val="none" w:sz="0" w:space="0" w:color="auto"/>
            <w:right w:val="none" w:sz="0" w:space="0" w:color="auto"/>
          </w:divBdr>
        </w:div>
      </w:divsChild>
    </w:div>
    <w:div w:id="2077970099">
      <w:marLeft w:val="0"/>
      <w:marRight w:val="0"/>
      <w:marTop w:val="0"/>
      <w:marBottom w:val="0"/>
      <w:divBdr>
        <w:top w:val="none" w:sz="0" w:space="0" w:color="auto"/>
        <w:left w:val="none" w:sz="0" w:space="0" w:color="auto"/>
        <w:bottom w:val="none" w:sz="0" w:space="0" w:color="auto"/>
        <w:right w:val="none" w:sz="0" w:space="0" w:color="auto"/>
      </w:divBdr>
    </w:div>
    <w:div w:id="2091613694">
      <w:marLeft w:val="0"/>
      <w:marRight w:val="0"/>
      <w:marTop w:val="0"/>
      <w:marBottom w:val="0"/>
      <w:divBdr>
        <w:top w:val="none" w:sz="0" w:space="0" w:color="auto"/>
        <w:left w:val="none" w:sz="0" w:space="0" w:color="auto"/>
        <w:bottom w:val="none" w:sz="0" w:space="0" w:color="auto"/>
        <w:right w:val="none" w:sz="0" w:space="0" w:color="auto"/>
      </w:divBdr>
    </w:div>
    <w:div w:id="2114546007">
      <w:marLeft w:val="0"/>
      <w:marRight w:val="0"/>
      <w:marTop w:val="0"/>
      <w:marBottom w:val="0"/>
      <w:divBdr>
        <w:top w:val="none" w:sz="0" w:space="0" w:color="auto"/>
        <w:left w:val="none" w:sz="0" w:space="0" w:color="auto"/>
        <w:bottom w:val="none" w:sz="0" w:space="0" w:color="auto"/>
        <w:right w:val="none" w:sz="0" w:space="0" w:color="auto"/>
      </w:divBdr>
    </w:div>
    <w:div w:id="2116752190">
      <w:marLeft w:val="0"/>
      <w:marRight w:val="0"/>
      <w:marTop w:val="0"/>
      <w:marBottom w:val="0"/>
      <w:divBdr>
        <w:top w:val="none" w:sz="0" w:space="0" w:color="auto"/>
        <w:left w:val="none" w:sz="0" w:space="0" w:color="auto"/>
        <w:bottom w:val="none" w:sz="0" w:space="0" w:color="auto"/>
        <w:right w:val="none" w:sz="0" w:space="0" w:color="auto"/>
      </w:divBdr>
    </w:div>
    <w:div w:id="2126459822">
      <w:bodyDiv w:val="1"/>
      <w:marLeft w:val="0"/>
      <w:marRight w:val="0"/>
      <w:marTop w:val="0"/>
      <w:marBottom w:val="0"/>
      <w:divBdr>
        <w:top w:val="none" w:sz="0" w:space="0" w:color="auto"/>
        <w:left w:val="none" w:sz="0" w:space="0" w:color="auto"/>
        <w:bottom w:val="none" w:sz="0" w:space="0" w:color="auto"/>
        <w:right w:val="none" w:sz="0" w:space="0" w:color="auto"/>
      </w:divBdr>
      <w:divsChild>
        <w:div w:id="1944610416">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580331746">
          <w:marLeft w:val="0"/>
          <w:marRight w:val="0"/>
          <w:marTop w:val="0"/>
          <w:marBottom w:val="0"/>
          <w:divBdr>
            <w:top w:val="none" w:sz="0" w:space="0" w:color="auto"/>
            <w:left w:val="none" w:sz="0" w:space="0" w:color="auto"/>
            <w:bottom w:val="none" w:sz="0" w:space="0" w:color="auto"/>
            <w:right w:val="none" w:sz="0" w:space="0" w:color="auto"/>
          </w:divBdr>
        </w:div>
      </w:divsChild>
    </w:div>
    <w:div w:id="2135563438">
      <w:marLeft w:val="0"/>
      <w:marRight w:val="0"/>
      <w:marTop w:val="0"/>
      <w:marBottom w:val="0"/>
      <w:divBdr>
        <w:top w:val="none" w:sz="0" w:space="0" w:color="auto"/>
        <w:left w:val="none" w:sz="0" w:space="0" w:color="auto"/>
        <w:bottom w:val="none" w:sz="0" w:space="0" w:color="auto"/>
        <w:right w:val="none" w:sz="0" w:space="0" w:color="auto"/>
      </w:divBdr>
    </w:div>
    <w:div w:id="2136487009">
      <w:marLeft w:val="0"/>
      <w:marRight w:val="0"/>
      <w:marTop w:val="0"/>
      <w:marBottom w:val="0"/>
      <w:divBdr>
        <w:top w:val="none" w:sz="0" w:space="0" w:color="auto"/>
        <w:left w:val="none" w:sz="0" w:space="0" w:color="auto"/>
        <w:bottom w:val="none" w:sz="0" w:space="0" w:color="auto"/>
        <w:right w:val="none" w:sz="0" w:space="0" w:color="auto"/>
      </w:divBdr>
      <w:divsChild>
        <w:div w:id="959917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Guidowe45@gmail.com" TargetMode="External"/><Relationship Id="rId2" Type="http://schemas.openxmlformats.org/officeDocument/2006/relationships/hyperlink" Target="mailto:Facundol@hotmail.com" TargetMode="External"/><Relationship Id="rId1" Type="http://schemas.openxmlformats.org/officeDocument/2006/relationships/hyperlink" Target="mailto:Juan.m.grana@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7A63F-33AD-4DD4-82C2-FAF46AE5E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26</Pages>
  <Words>11283</Words>
  <Characters>62059</Characters>
  <Application>Microsoft Office Word</Application>
  <DocSecurity>0</DocSecurity>
  <Lines>517</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Luffi</Company>
  <LinksUpToDate>false</LinksUpToDate>
  <CharactersWithSpaces>73196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CEPED1</dc:creator>
  <cp:lastModifiedBy>Guido Weksler</cp:lastModifiedBy>
  <cp:revision>6</cp:revision>
  <dcterms:created xsi:type="dcterms:W3CDTF">2021-06-11T18:45:00Z</dcterms:created>
  <dcterms:modified xsi:type="dcterms:W3CDTF">2021-06-12T21:02:00Z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17999c39-f08d-37ca-8564-834ff155e950</vt:lpwstr>
  </property>
  <property fmtid="{D5CDD505-2E9C-101B-9397-08002B2CF9AE}" pid="4" name="ZOTERO_PREF_1">
    <vt:lpwstr>&lt;data data-version="3" zotero-version="5.0.89"&gt;&lt;session id="tT8H6fk5"/&gt;&lt;style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